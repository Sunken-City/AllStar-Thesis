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w:t>
      </w:r>
      <w:proofErr w:type="gramStart"/>
      <w:r w:rsidR="00BA16C7" w:rsidRPr="00BA16C7">
        <w:t>similar to</w:t>
      </w:r>
      <w:proofErr w:type="gramEnd"/>
      <w:r w:rsidR="00BA16C7" w:rsidRPr="00BA16C7">
        <w:t xml:space="preserve">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w:t>
      </w:r>
      <w:proofErr w:type="gramStart"/>
      <w:r w:rsidRPr="007D63E2">
        <w:t>units</w:t>
      </w:r>
      <w:proofErr w:type="gramEnd"/>
      <w:r w:rsidRPr="007D63E2">
        <w:t xml:space="preserve">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w:t>
      </w:r>
      <w:proofErr w:type="gramStart"/>
      <w:r w:rsidR="00C04449">
        <w:t>in order to</w:t>
      </w:r>
      <w:proofErr w:type="gramEnd"/>
      <w:r w:rsidR="00C04449">
        <w:t xml:space="preserve">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68F6AAB6" w:rsidR="006F4257" w:rsidRPr="00B22A83" w:rsidRDefault="00036420" w:rsidP="00E458C7">
      <w:pPr>
        <w:pStyle w:val="Caption"/>
        <w:jc w:val="both"/>
        <w:rPr>
          <w:i w:val="0"/>
        </w:rPr>
      </w:pPr>
      <w:bookmarkStart w:id="1" w:name="_Toc479265027"/>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5312F9">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r w:rsidR="00667283">
        <w:rPr>
          <w:i w:val="0"/>
        </w:rPr>
        <w:t>.</w:t>
      </w:r>
      <w:bookmarkEnd w:id="1"/>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05530964" w:rsidR="006522D2" w:rsidRPr="00696C02" w:rsidRDefault="00036420" w:rsidP="00E458C7">
      <w:pPr>
        <w:pStyle w:val="Caption"/>
        <w:jc w:val="both"/>
        <w:rPr>
          <w:i w:val="0"/>
        </w:rPr>
      </w:pPr>
      <w:bookmarkStart w:id="2" w:name="_Toc479265028"/>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5312F9">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w:t>
      </w:r>
      <w:proofErr w:type="gramStart"/>
      <w:r w:rsidR="006522D2" w:rsidRPr="00696C02">
        <w:rPr>
          <w:i w:val="0"/>
        </w:rPr>
        <w:t>hav</w:t>
      </w:r>
      <w:r w:rsidR="00696C02" w:rsidRPr="00696C02">
        <w:rPr>
          <w:i w:val="0"/>
        </w:rPr>
        <w:t>e to</w:t>
      </w:r>
      <w:proofErr w:type="gramEnd"/>
      <w:r w:rsidR="00696C02" w:rsidRPr="00696C02">
        <w:rPr>
          <w:i w:val="0"/>
        </w:rPr>
        <w:t xml:space="preserve">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r w:rsidR="006A5284">
        <w:rPr>
          <w:i w:val="0"/>
        </w:rPr>
        <w:t>.</w:t>
      </w:r>
      <w:bookmarkEnd w:id="2"/>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0A71E5D2" w:rsidR="00FB0CB7" w:rsidRPr="00FB0CB7" w:rsidRDefault="00036420" w:rsidP="00E458C7">
      <w:pPr>
        <w:pStyle w:val="Caption"/>
        <w:jc w:val="both"/>
        <w:rPr>
          <w:i w:val="0"/>
        </w:rPr>
      </w:pPr>
      <w:bookmarkStart w:id="3" w:name="_Toc479265029"/>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5312F9">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r w:rsidR="00505031">
        <w:rPr>
          <w:i w:val="0"/>
        </w:rPr>
        <w:t>.</w:t>
      </w:r>
      <w:bookmarkEnd w:id="3"/>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346889B" w:rsidR="00081822" w:rsidRPr="00B22A83" w:rsidRDefault="00036420" w:rsidP="00E458C7">
      <w:pPr>
        <w:pStyle w:val="Caption"/>
        <w:jc w:val="both"/>
        <w:rPr>
          <w:i w:val="0"/>
        </w:rPr>
      </w:pPr>
      <w:bookmarkStart w:id="4" w:name="_Toc479265030"/>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5312F9">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xml:space="preserve">, creating the feel of </w:t>
      </w:r>
      <w:proofErr w:type="gramStart"/>
      <w:r w:rsidR="00F5158C">
        <w:rPr>
          <w:i w:val="0"/>
        </w:rPr>
        <w:t>actually driving</w:t>
      </w:r>
      <w:proofErr w:type="gramEnd"/>
      <w:r w:rsidR="00F5158C">
        <w:rPr>
          <w:i w:val="0"/>
        </w:rPr>
        <w:t xml:space="preserve">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r w:rsidR="00505031">
        <w:rPr>
          <w:i w:val="0"/>
        </w:rPr>
        <w:t>.</w:t>
      </w:r>
      <w:bookmarkEnd w:id="4"/>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proofErr w:type="gramStart"/>
      <w:r>
        <w:t>The majority of</w:t>
      </w:r>
      <w:proofErr w:type="gramEnd"/>
      <w:r>
        <w:t xml:space="preserve">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w:t>
      </w:r>
      <w:proofErr w:type="gramStart"/>
      <w:r w:rsidR="001656D8">
        <w:t>are able to</w:t>
      </w:r>
      <w:proofErr w:type="gramEnd"/>
      <w:r w:rsidR="001656D8">
        <w:t xml:space="preserve">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w:t>
      </w:r>
      <w:proofErr w:type="gramStart"/>
      <w:r w:rsidR="001656D8">
        <w:t>the majority of</w:t>
      </w:r>
      <w:proofErr w:type="gramEnd"/>
      <w:r w:rsidR="001656D8">
        <w:t xml:space="preserve">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52E80D5B" w:rsidR="00CB1626" w:rsidRDefault="007168B7" w:rsidP="007168B7">
      <w:pPr>
        <w:pStyle w:val="Caption"/>
        <w:jc w:val="both"/>
      </w:pPr>
      <w:bookmarkStart w:id="5" w:name="_Toc479265031"/>
      <w:r>
        <w:t xml:space="preserve">Figure </w:t>
      </w:r>
      <w:fldSimple w:instr=" SEQ Figure \* ARABIC ">
        <w:r w:rsidR="005312F9">
          <w:rPr>
            <w:noProof/>
          </w:rPr>
          <w:t>5</w:t>
        </w:r>
      </w:fldSimple>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4B332C21"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proofErr w:type="gramStart"/>
      <w:r w:rsidR="000F7462">
        <w:t>compose</w:t>
      </w:r>
      <w:proofErr w:type="gramEnd"/>
      <w:r w:rsidR="00CD2911">
        <w:t xml:space="preserve"> a player’s </w:t>
      </w:r>
      <w:r w:rsidR="00CD2911">
        <w:rPr>
          <w:i/>
        </w:rPr>
        <w:t>build</w:t>
      </w:r>
      <w:r w:rsidR="007065B1">
        <w:t>:</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D80B035" w:rsidR="003460E8" w:rsidRDefault="003460E8" w:rsidP="00E458C7">
      <w:pPr>
        <w:pStyle w:val="Caption"/>
        <w:jc w:val="both"/>
      </w:pPr>
      <w:bookmarkStart w:id="6" w:name="_Toc479265032"/>
      <w:r>
        <w:t xml:space="preserve">Figure </w:t>
      </w:r>
      <w:fldSimple w:instr=" SEQ Figure \* ARABIC ">
        <w:r w:rsidR="005312F9">
          <w:rPr>
            <w:noProof/>
          </w:rPr>
          <w:t>6</w:t>
        </w:r>
      </w:fldSimple>
      <w:r>
        <w:t>: The twelve power-ups, in their respective power families</w:t>
      </w:r>
      <w:r w:rsidR="00505031">
        <w:t>.</w:t>
      </w:r>
      <w:bookmarkEnd w:id="6"/>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w:t>
      </w:r>
      <w:proofErr w:type="gramStart"/>
      <w:r w:rsidR="003B075A">
        <w:t>finally</w:t>
      </w:r>
      <w:proofErr w:type="gramEnd"/>
      <w:r w:rsidR="003B075A">
        <w:t xml:space="preserve">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51C35D7E"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5D8821BB" w:rsidR="008F34E6" w:rsidRDefault="008F34E6" w:rsidP="008F34E6">
      <w:pPr>
        <w:pStyle w:val="Caption"/>
        <w:jc w:val="both"/>
      </w:pPr>
      <w:bookmarkStart w:id="7" w:name="_Toc479265033"/>
      <w:r>
        <w:t xml:space="preserve">Figure </w:t>
      </w:r>
      <w:fldSimple w:instr=" SEQ Figure \* ARABIC ">
        <w:r w:rsidR="005312F9">
          <w:rPr>
            <w:noProof/>
          </w:rPr>
          <w:t>7</w:t>
        </w:r>
      </w:fldSimple>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71072F"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123.8pt">
            <v:imagedata r:id="rId15" o:title="weaponComparison"/>
          </v:shape>
        </w:pict>
      </w:r>
    </w:p>
    <w:p w14:paraId="5FF376AE" w14:textId="7B2D3EB5" w:rsidR="005119B4" w:rsidRDefault="005119B4" w:rsidP="00E458C7">
      <w:pPr>
        <w:pStyle w:val="Caption"/>
        <w:jc w:val="both"/>
      </w:pPr>
      <w:bookmarkStart w:id="8" w:name="_Toc479265034"/>
      <w:r>
        <w:t xml:space="preserve">Figure </w:t>
      </w:r>
      <w:fldSimple w:instr=" SEQ Figure \* ARABIC ">
        <w:r w:rsidR="005312F9">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r w:rsidR="00505031">
        <w:t>.</w:t>
      </w:r>
      <w:bookmarkEnd w:id="8"/>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71072F" w:rsidP="00E458C7">
      <w:pPr>
        <w:keepNext/>
        <w:jc w:val="both"/>
      </w:pPr>
      <w:r>
        <w:rPr>
          <w:noProof/>
          <w:lang w:eastAsia="ja-JP"/>
        </w:rPr>
        <w:pict w14:anchorId="7EBE6841">
          <v:shape id="_x0000_i1026" type="#_x0000_t75" style="width:252pt;height:170.5pt">
            <v:imagedata r:id="rId16" o:title="activeShield"/>
          </v:shape>
        </w:pict>
      </w:r>
    </w:p>
    <w:p w14:paraId="679633B3" w14:textId="110E9C50" w:rsidR="00587165" w:rsidRDefault="006878B7" w:rsidP="00E458C7">
      <w:pPr>
        <w:pStyle w:val="Caption"/>
        <w:jc w:val="both"/>
        <w:rPr>
          <w:lang w:eastAsia="ja-JP"/>
        </w:rPr>
      </w:pPr>
      <w:bookmarkStart w:id="9" w:name="_Toc479265035"/>
      <w:r>
        <w:t xml:space="preserve">Figure </w:t>
      </w:r>
      <w:fldSimple w:instr=" SEQ Figure \* ARABIC ">
        <w:r w:rsidR="005312F9">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w:t>
      </w:r>
      <w:proofErr w:type="gramStart"/>
      <w:r w:rsidR="005771A2">
        <w:t>is able to</w:t>
      </w:r>
      <w:proofErr w:type="gramEnd"/>
      <w:r w:rsidR="005771A2">
        <w:t xml:space="preserve">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7EE13366" w:rsidR="0038757C" w:rsidRDefault="00480A45" w:rsidP="00E458C7">
      <w:pPr>
        <w:pStyle w:val="Caption"/>
        <w:jc w:val="both"/>
      </w:pPr>
      <w:bookmarkStart w:id="10" w:name="_Toc479265036"/>
      <w:r>
        <w:t xml:space="preserve">Figure </w:t>
      </w:r>
      <w:fldSimple w:instr=" SEQ Figure \* ARABIC ">
        <w:r w:rsidR="005312F9">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570B6DA3" w:rsidR="00480A45" w:rsidRDefault="00532445" w:rsidP="00E458C7">
      <w:pPr>
        <w:pStyle w:val="Caption"/>
        <w:jc w:val="both"/>
      </w:pPr>
      <w:bookmarkStart w:id="11" w:name="_Toc479265037"/>
      <w:r>
        <w:t xml:space="preserve">Figure </w:t>
      </w:r>
      <w:fldSimple w:instr=" SEQ Figure \* ARABIC ">
        <w:r w:rsidR="005312F9">
          <w:rPr>
            <w:noProof/>
          </w:rPr>
          <w:t>11</w:t>
        </w:r>
      </w:fldSimple>
      <w:r>
        <w:t>: One of the minigame splash screens</w:t>
      </w:r>
      <w:r w:rsidR="00505031">
        <w:t>.</w:t>
      </w:r>
      <w:bookmarkEnd w:id="11"/>
    </w:p>
    <w:p w14:paraId="7099D103" w14:textId="0C6DCDE9" w:rsidR="00532445" w:rsidRDefault="004E0667" w:rsidP="00E458C7">
      <w:pPr>
        <w:ind w:firstLine="202"/>
        <w:jc w:val="both"/>
      </w:pPr>
      <w:r>
        <w:t xml:space="preserve">The Challenge phase of gameplay consists </w:t>
      </w:r>
      <w:r w:rsidR="002113BB">
        <w:t>of three mini</w:t>
      </w:r>
      <w:r w:rsidR="00480A45">
        <w:t xml:space="preserve">games. </w:t>
      </w:r>
      <w:r w:rsidR="002113BB">
        <w:t xml:space="preserve">This gameplay phase takes a player’s ship build and challenges her skills on a variety of different factors. Since each minigame is randomly selected, a </w:t>
      </w:r>
      <w:r w:rsidR="006C3C3C">
        <w:t>three-minigame</w:t>
      </w:r>
      <w:r w:rsidR="002113BB">
        <w:t xml:space="preserve"> </w:t>
      </w:r>
      <w:r w:rsidR="006C3C3C">
        <w:t>format</w:t>
      </w:r>
      <w:r w:rsidR="002113BB">
        <w:t xml:space="preserve"> hel</w:t>
      </w:r>
      <w:r w:rsidR="006C3C3C">
        <w:t xml:space="preserve">ps to prevent a player from losing the </w:t>
      </w:r>
      <w:r w:rsidR="009B2C95">
        <w:t>entire</w:t>
      </w:r>
      <w:r w:rsidR="006C3C3C">
        <w:t xml:space="preserve"> game </w:t>
      </w:r>
      <w:r w:rsidR="009B2C95">
        <w:t>due to</w:t>
      </w:r>
      <w:r w:rsidR="006C3C3C">
        <w:t xml:space="preserve"> minigame selection (e.g. a slow, defensive build being subjected to a race)</w:t>
      </w:r>
      <w:r w:rsidR="002113BB">
        <w:t>. Each minigame challenges the player</w:t>
      </w:r>
      <w:r w:rsidR="00354A42">
        <w:t xml:space="preserve"> in a variety of ways, from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8D6C09C"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9B2C95">
        <w:t xml:space="preserve"> in that game</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any players</w:t>
      </w:r>
      <w:r w:rsidR="009B2C95">
        <w:t xml:space="preserve"> are</w:t>
      </w:r>
      <w:r w:rsidR="0062652D">
        <w:t xml:space="preserve"> tied for a place, the</w:t>
      </w:r>
      <w:r w:rsidR="009B2C95">
        <w:t>y each</w:t>
      </w:r>
      <w:r w:rsidR="0062652D">
        <w:t xml:space="preserve">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place’s </w:t>
      </w:r>
      <w:r w:rsidR="0048392B">
        <w:t>two</w:t>
      </w:r>
      <w:r w:rsidR="0062652D">
        <w:t xml:space="preserve"> points). </w:t>
      </w:r>
      <w:r w:rsidR="009B1ECD" w:rsidRPr="002113BB">
        <w:t xml:space="preserve">The player with the most points at the end of the three </w:t>
      </w:r>
      <w:r w:rsidR="009B1ECD">
        <w:lastRenderedPageBreak/>
        <w:t>minigames</w:t>
      </w:r>
      <w:r w:rsidR="009B1ECD" w:rsidRPr="002113BB">
        <w:t xml:space="preserve"> wins</w:t>
      </w:r>
      <w:r w:rsidR="009B1ECD">
        <w:t>. However, if at the end of the three minigames two or more players</w:t>
      </w:r>
      <w:r w:rsidR="006F1296">
        <w:t xml:space="preserve"> are tied</w:t>
      </w:r>
      <w:r w:rsidR="009B1ECD">
        <w:t>, a sudden death minigame is played</w:t>
      </w:r>
      <w:r w:rsidR="007065B1">
        <w:t>. This consists</w:t>
      </w:r>
      <w:r w:rsidR="009B1ECD">
        <w:t xml:space="preserve"> of a small, empty arena where the </w:t>
      </w:r>
      <w:r w:rsidR="007065B1">
        <w:t>tied combatants fight to determine the sole victor</w:t>
      </w:r>
      <w:r w:rsidR="009B1ECD">
        <w:t xml:space="preserve">. If the </w:t>
      </w:r>
      <w:r w:rsidR="006F1296">
        <w:t>sudden death</w:t>
      </w:r>
      <w:r w:rsidR="009B1ECD">
        <w:t xml:space="preserve"> ends in another tie, the game </w:t>
      </w:r>
      <w:r w:rsidR="006F1296">
        <w:t>runs</w:t>
      </w:r>
      <w:r w:rsidR="009B1ECD">
        <w:t xml:space="preserve">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71072F" w:rsidP="00E458C7">
      <w:pPr>
        <w:keepNext/>
        <w:jc w:val="both"/>
      </w:pPr>
      <w:r>
        <w:pict w14:anchorId="1CBE1F2A">
          <v:shape id="_x0000_i1027" type="#_x0000_t75" style="width:250.8pt;height:141.25pt">
            <v:imagedata r:id="rId19" o:title="suddenDeath"/>
          </v:shape>
        </w:pict>
      </w:r>
    </w:p>
    <w:p w14:paraId="16C70039" w14:textId="2D4FEEB7" w:rsidR="009B1ECD" w:rsidRDefault="009B1ECD" w:rsidP="00E458C7">
      <w:pPr>
        <w:pStyle w:val="Caption"/>
        <w:jc w:val="both"/>
      </w:pPr>
      <w:bookmarkStart w:id="12" w:name="_Toc479265038"/>
      <w:r>
        <w:t xml:space="preserve">Figure </w:t>
      </w:r>
      <w:fldSimple w:instr=" SEQ Figure \* ARABIC ">
        <w:r w:rsidR="005312F9">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bookmarkEnd w:id="12"/>
    </w:p>
    <w:p w14:paraId="197BBDD4" w14:textId="0792BBEA" w:rsidR="00C5237A" w:rsidRPr="00C5237A" w:rsidRDefault="009745F7" w:rsidP="00C5237A">
      <w:pPr>
        <w:pStyle w:val="Heading2"/>
        <w:jc w:val="both"/>
      </w:pPr>
      <w:r>
        <w:t>Program Structure</w:t>
      </w:r>
      <w:r w:rsidR="003F1230">
        <w:t xml:space="preserve"> &amp; Techniques</w:t>
      </w:r>
    </w:p>
    <w:p w14:paraId="2926BC8D" w14:textId="1F71F13D" w:rsidR="00C5237A"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w:t>
      </w:r>
      <w:r w:rsidR="009778DD">
        <w:t>carries</w:t>
      </w:r>
      <w:r w:rsidR="0050042C">
        <w:t xml:space="preserve"> players across the </w:t>
      </w:r>
      <w:r w:rsidR="00FF6A3B">
        <w:t>different game modes</w:t>
      </w:r>
      <w:r w:rsidR="0050042C">
        <w:t xml:space="preserve">. </w:t>
      </w:r>
      <w:r w:rsidR="00754026">
        <w:t xml:space="preserve">Each </w:t>
      </w:r>
      <w:r w:rsidR="00754026">
        <w:rPr>
          <w:i/>
        </w:rPr>
        <w:t>GameMode</w:t>
      </w:r>
      <w:r w:rsidR="00754026">
        <w:t xml:space="preserve"> handles the game logic </w:t>
      </w:r>
      <w:r w:rsidR="009166F7">
        <w:t>(</w:t>
      </w:r>
      <w:r w:rsidR="00754026">
        <w:t xml:space="preserve">for Assembly </w:t>
      </w:r>
      <w:r w:rsidR="009778DD">
        <w:t>or</w:t>
      </w:r>
      <w:r w:rsidR="00754026">
        <w:t xml:space="preserve"> any </w:t>
      </w:r>
      <w:r w:rsidR="009778DD">
        <w:t xml:space="preserve">one </w:t>
      </w:r>
      <w:r w:rsidR="00754026">
        <w:t>of the minigame modes</w:t>
      </w:r>
      <w:r w:rsidR="001265A0">
        <w:t>)</w:t>
      </w:r>
      <w:r w:rsidR="009A2DC4">
        <w:t xml:space="preserve"> and updates the entities in the game world. TheGame handles </w:t>
      </w:r>
      <w:r w:rsidR="009778DD">
        <w:t xml:space="preserve">the transfer between GameModes and </w:t>
      </w:r>
      <w:r w:rsidR="009A2DC4">
        <w:t xml:space="preserve">results screens, </w:t>
      </w:r>
      <w:r w:rsidR="009778DD">
        <w:t>and defers</w:t>
      </w:r>
      <w:r w:rsidR="009A2DC4">
        <w:t xml:space="preserve"> to each GameMode to handle gameplay and player updating </w:t>
      </w:r>
      <w:r w:rsidR="00747D18">
        <w:t>logic</w:t>
      </w:r>
      <w:r w:rsidR="009A2DC4">
        <w:t xml:space="preserve">. Everything spawned in the game world is an </w:t>
      </w:r>
      <w:r w:rsidR="009A2DC4">
        <w:rPr>
          <w:i/>
        </w:rPr>
        <w:t>Entity</w:t>
      </w:r>
      <w:r w:rsidR="009A2DC4">
        <w:t>, and uses inheritance to share functionality.</w:t>
      </w:r>
    </w:p>
    <w:p w14:paraId="71406861" w14:textId="77777777" w:rsidR="00747D18" w:rsidRDefault="00747D18" w:rsidP="00E458C7">
      <w:pPr>
        <w:ind w:firstLine="202"/>
        <w:jc w:val="both"/>
      </w:pPr>
    </w:p>
    <w:p w14:paraId="1D104CCE" w14:textId="63CE0ABD" w:rsidR="003F1230" w:rsidRPr="003F1230" w:rsidRDefault="003F1230" w:rsidP="003F1230">
      <w:pPr>
        <w:jc w:val="both"/>
      </w:pPr>
      <w:r>
        <w:rPr>
          <w:i/>
        </w:rPr>
        <w:t>GameModes:</w:t>
      </w:r>
    </w:p>
    <w:p w14:paraId="4C292DA7" w14:textId="4FB5E59F" w:rsidR="009745F7" w:rsidRPr="0050042C" w:rsidRDefault="00747D18" w:rsidP="00E458C7">
      <w:pPr>
        <w:ind w:firstLine="202"/>
        <w:jc w:val="both"/>
      </w:pPr>
      <w:r>
        <w:t>Each</w:t>
      </w:r>
      <w:r w:rsidR="0050042C">
        <w:t xml:space="preserve"> </w:t>
      </w:r>
      <w:r w:rsidR="0050042C">
        <w:rPr>
          <w:i/>
        </w:rPr>
        <w:t>GameMode</w:t>
      </w:r>
      <w:r w:rsidR="0050042C">
        <w:t xml:space="preserve"> </w:t>
      </w:r>
      <w:r>
        <w:t xml:space="preserve">owns </w:t>
      </w:r>
      <w:r w:rsidR="00FF6A3B">
        <w:t xml:space="preserve">a </w:t>
      </w:r>
      <w:r w:rsidR="00C5237A">
        <w:t>world</w:t>
      </w:r>
      <w:r w:rsidR="00FF6A3B">
        <w:t xml:space="preserve"> and </w:t>
      </w:r>
      <w:r w:rsidR="009A2DC4">
        <w:t>is responsible for running</w:t>
      </w:r>
      <w:r w:rsidR="00FF6A3B">
        <w:t xml:space="preserve"> gameplay</w:t>
      </w:r>
      <w:r w:rsidR="009778DD">
        <w:t xml:space="preserve"> in</w:t>
      </w:r>
      <w:r w:rsidR="009A2DC4">
        <w:t xml:space="preserve"> the game</w:t>
      </w:r>
      <w:r w:rsidR="00FF6A3B">
        <w:t>. Subclasses of GameMode handle</w:t>
      </w:r>
      <w:r w:rsidR="0050042C">
        <w:t xml:space="preserve"> creation </w:t>
      </w:r>
      <w:r>
        <w:t xml:space="preserve">and initialization </w:t>
      </w:r>
      <w:r w:rsidR="0050042C">
        <w:t xml:space="preserve">of the </w:t>
      </w:r>
      <w:r w:rsidR="00FF6A3B">
        <w:t>world</w:t>
      </w:r>
      <w:r>
        <w:t xml:space="preserve"> and entities</w:t>
      </w:r>
      <w:r w:rsidR="0050042C">
        <w:t xml:space="preserve">, and keeps them all within </w:t>
      </w:r>
      <w:r w:rsidR="009A2DC4">
        <w:t xml:space="preserve">the map’s </w:t>
      </w:r>
      <w:r w:rsidR="0050042C">
        <w:t xml:space="preserve">bounds while updating the camera and other gameplay elements. </w:t>
      </w:r>
    </w:p>
    <w:p w14:paraId="7A7940A8" w14:textId="77777777" w:rsidR="0001534E" w:rsidRDefault="0001534E" w:rsidP="00E458C7">
      <w:pPr>
        <w:ind w:left="202"/>
        <w:jc w:val="both"/>
      </w:pPr>
    </w:p>
    <w:p w14:paraId="557F749E" w14:textId="47FA43A1" w:rsidR="0001534E" w:rsidRDefault="0071072F" w:rsidP="00E458C7">
      <w:pPr>
        <w:keepNext/>
        <w:jc w:val="both"/>
      </w:pPr>
      <w:r>
        <w:rPr>
          <w:noProof/>
          <w:lang w:eastAsia="ja-JP"/>
        </w:rPr>
        <w:pict w14:anchorId="7792F02C">
          <v:shape id="_x0000_i1028" type="#_x0000_t75" style="width:251.2pt;height:114.75pt">
            <v:imagedata r:id="rId20" o:title="uml1"/>
          </v:shape>
        </w:pict>
      </w:r>
    </w:p>
    <w:p w14:paraId="0324323C" w14:textId="428DB5A0" w:rsidR="0001534E" w:rsidRDefault="0001534E" w:rsidP="00E458C7">
      <w:pPr>
        <w:pStyle w:val="Caption"/>
        <w:jc w:val="both"/>
      </w:pPr>
      <w:bookmarkStart w:id="13" w:name="_Toc479265039"/>
      <w:r>
        <w:t xml:space="preserve">Figure </w:t>
      </w:r>
      <w:fldSimple w:instr=" SEQ Figure \* ARABIC ">
        <w:r w:rsidR="005312F9">
          <w:rPr>
            <w:noProof/>
          </w:rPr>
          <w:t>13</w:t>
        </w:r>
      </w:fldSimple>
      <w:r>
        <w:t>: A UML Diagram that displays the core</w:t>
      </w:r>
      <w:r w:rsidR="006407A7">
        <w:t xml:space="preserve"> gameplay</w:t>
      </w:r>
      <w:r>
        <w:t xml:space="preserve"> architecture </w:t>
      </w:r>
      <w:r w:rsidR="006407A7">
        <w:t>of the program.</w:t>
      </w:r>
      <w:bookmarkEnd w:id="13"/>
    </w:p>
    <w:p w14:paraId="3FAC8DCE" w14:textId="341EAE7A"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w:t>
      </w:r>
      <w:proofErr w:type="spellStart"/>
      <w:r w:rsidR="00747D18">
        <w:rPr>
          <w:i/>
        </w:rPr>
        <w:t>Entity</w:t>
      </w:r>
      <w:r w:rsidR="00747D18">
        <w:t>s</w:t>
      </w:r>
      <w:proofErr w:type="spellEnd"/>
      <w:r w:rsidR="00747D18">
        <w:t xml:space="preserve"> (</w:t>
      </w:r>
      <w:r w:rsidR="00A961B4">
        <w:t>props, enemies, and players</w:t>
      </w:r>
      <w:r w:rsidR="00747D18">
        <w:t>)</w:t>
      </w:r>
      <w:r w:rsidR="00A961B4">
        <w:t xml:space="preserve">. </w:t>
      </w:r>
      <w:r w:rsidR="00FF3809">
        <w:t>Each GameMode handles and updates all the entities in the game every frame.</w:t>
      </w:r>
    </w:p>
    <w:p w14:paraId="65FEAAC2" w14:textId="77777777" w:rsidR="00747D18" w:rsidRDefault="00747D18" w:rsidP="00FF3809">
      <w:pPr>
        <w:ind w:firstLine="202"/>
        <w:jc w:val="both"/>
      </w:pPr>
    </w:p>
    <w:p w14:paraId="5CD57129" w14:textId="699CECEC" w:rsidR="00826A63" w:rsidRPr="00826A63" w:rsidRDefault="00826A63" w:rsidP="00826A63">
      <w:pPr>
        <w:jc w:val="both"/>
      </w:pPr>
      <w:proofErr w:type="spellStart"/>
      <w:r>
        <w:rPr>
          <w:i/>
        </w:rPr>
        <w:t>SpriteGameRenderer</w:t>
      </w:r>
      <w:proofErr w:type="spellEnd"/>
      <w:r>
        <w:rPr>
          <w:i/>
        </w:rPr>
        <w:t>:</w:t>
      </w:r>
    </w:p>
    <w:p w14:paraId="728385AC" w14:textId="3F9AD877"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w:t>
      </w:r>
      <w:r w:rsidR="00747D18">
        <w:t>the bulk</w:t>
      </w:r>
      <w:r w:rsidR="00FF3809">
        <w:t xml:space="preserve"> of the game’s rendering. </w:t>
      </w:r>
      <w:r w:rsidR="00747D18">
        <w:t xml:space="preserve">At program startup, </w:t>
      </w:r>
      <w:r w:rsidR="00FF3809">
        <w:t xml:space="preserve">TheGame grabs all the game’s </w:t>
      </w:r>
      <w:r w:rsidR="00747D18">
        <w:t>required</w:t>
      </w:r>
      <w:r w:rsidR="00FF3809">
        <w:t xml:space="preserve"> textures and loads them in as </w:t>
      </w:r>
      <w:proofErr w:type="spellStart"/>
      <w:r w:rsidR="00FF3809">
        <w:rPr>
          <w:i/>
        </w:rPr>
        <w:t>SpriteResource</w:t>
      </w:r>
      <w:r w:rsidR="00FF3809">
        <w:t>s</w:t>
      </w:r>
      <w:proofErr w:type="spellEnd"/>
      <w:r w:rsidR="00FF3809">
        <w:t xml:space="preserve">, </w:t>
      </w:r>
      <w:r w:rsidR="00747D18">
        <w:t xml:space="preserve">each of which </w:t>
      </w:r>
      <w:r w:rsidR="00FF3809">
        <w:t>contain</w:t>
      </w:r>
      <w:r w:rsidR="00747D18">
        <w:t>s</w:t>
      </w:r>
      <w:r w:rsidR="00FF3809">
        <w:t xml:space="preserve"> the base information required to render a specific sprite. Whenever a gameplay element </w:t>
      </w:r>
      <w:r w:rsidR="00747D18">
        <w:t>requires</w:t>
      </w:r>
      <w:r w:rsidR="00FF3809">
        <w:t xml:space="preserve"> a </w:t>
      </w:r>
      <w:proofErr w:type="spellStart"/>
      <w:r w:rsidR="00FF3809">
        <w:t>renderable</w:t>
      </w:r>
      <w:proofErr w:type="spellEnd"/>
      <w:r w:rsidR="00FF3809">
        <w:t xml:space="preserve"> component, </w:t>
      </w:r>
      <w:r w:rsidR="00747D18">
        <w:t>it</w:t>
      </w:r>
      <w:r w:rsidR="00FF3809">
        <w:t xml:space="preserve"> create</w:t>
      </w:r>
      <w:r w:rsidR="00747D18">
        <w:t>s</w:t>
      </w:r>
      <w:r w:rsidR="00FF3809">
        <w:t xml:space="preserve"> a new </w:t>
      </w:r>
      <w:r w:rsidR="00FF3809">
        <w:rPr>
          <w:i/>
        </w:rPr>
        <w:t>Sprite</w:t>
      </w:r>
      <w:r w:rsidR="00EB05D6">
        <w:t xml:space="preserve"> object. </w:t>
      </w:r>
      <w:r w:rsidR="00747D18">
        <w:t xml:space="preserve">Each </w:t>
      </w:r>
      <w:r w:rsidR="00EB05D6">
        <w:rPr>
          <w:i/>
        </w:rPr>
        <w:t>Sprite</w:t>
      </w:r>
      <w:r w:rsidR="00EB05D6">
        <w:t xml:space="preserve"> reference</w:t>
      </w:r>
      <w:r w:rsidR="00747D18">
        <w:t>s</w:t>
      </w:r>
      <w:r w:rsidR="004F1735">
        <w:t xml:space="preserve">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w:t>
      </w:r>
      <w:r w:rsidR="00747D18">
        <w:t>owns</w:t>
      </w:r>
      <w:r w:rsidR="004F1735">
        <w:t xml:space="preserve"> all preregistered assets. </w:t>
      </w:r>
      <w:r w:rsidR="00747D18">
        <w:t>Creating</w:t>
      </w:r>
      <w:r w:rsidR="004F1735">
        <w:t xml:space="preserve">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t>
      </w:r>
      <w:r w:rsidR="00C852B9">
        <w:t>after which</w:t>
      </w:r>
      <w:r w:rsidR="004F1735">
        <w:t xml:space="preserve"> it begins rendering automatically. The destruction of the sprite object also removes it from the rendering layer automatically</w:t>
      </w:r>
      <w:r w:rsidR="00C852B9">
        <w:t>.</w:t>
      </w:r>
    </w:p>
    <w:p w14:paraId="5A6CB406" w14:textId="77777777" w:rsidR="00747D18" w:rsidRDefault="00747D18" w:rsidP="00E458C7">
      <w:pPr>
        <w:ind w:firstLine="202"/>
        <w:jc w:val="both"/>
      </w:pPr>
    </w:p>
    <w:p w14:paraId="4C0FD882" w14:textId="75FD2D2D" w:rsidR="00826A63" w:rsidRPr="00826A63" w:rsidRDefault="00826A63" w:rsidP="00826A63">
      <w:pPr>
        <w:jc w:val="both"/>
      </w:pPr>
      <w:r>
        <w:rPr>
          <w:i/>
        </w:rPr>
        <w:t>Entities:</w:t>
      </w:r>
    </w:p>
    <w:p w14:paraId="07DAFA93" w14:textId="72739332" w:rsidR="004F1735" w:rsidRDefault="00BA5CA6" w:rsidP="00E458C7">
      <w:pPr>
        <w:ind w:firstLine="202"/>
        <w:jc w:val="both"/>
      </w:pPr>
      <w:r>
        <w:t xml:space="preserve">The Entity base class contains the core functionality for objects in the game world, which includes </w:t>
      </w:r>
      <w:r w:rsidR="00C852B9">
        <w:t>moving</w:t>
      </w:r>
      <w:r>
        <w:t xml:space="preserve">,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w:t>
      </w:r>
      <w:r w:rsidR="00C852B9">
        <w:t>each</w:t>
      </w:r>
      <w:r>
        <w:t xml:space="preserve"> directly subclass </w:t>
      </w:r>
      <w:r w:rsidR="00C852B9">
        <w:t>from</w:t>
      </w:r>
      <w:r>
        <w:t xml:space="preserve"> Entity, </w:t>
      </w:r>
      <w:r w:rsidR="00C852B9">
        <w:t>each</w:t>
      </w:r>
      <w:r>
        <w:t xml:space="preserve"> expand</w:t>
      </w:r>
      <w:r w:rsidR="00C852B9">
        <w:t>ing</w:t>
      </w:r>
      <w:r>
        <w:t xml:space="preserve"> on the functionality in </w:t>
      </w:r>
      <w:r w:rsidR="00C852B9">
        <w:t xml:space="preserve">a </w:t>
      </w:r>
      <w:r>
        <w:t xml:space="preserve">unique way. </w:t>
      </w:r>
      <w:r w:rsidR="00C852B9">
        <w:t>Bullets</w:t>
      </w:r>
      <w:r>
        <w:t xml:space="preserve"> fired by ships</w:t>
      </w:r>
      <w:r w:rsidR="00EB05D6">
        <w:t xml:space="preserve"> </w:t>
      </w:r>
      <w:r>
        <w:t>are</w:t>
      </w:r>
      <w:r w:rsidR="00EB05D6">
        <w:t xml:space="preserve"> Projectile objects</w:t>
      </w:r>
      <w:r>
        <w:t xml:space="preserve">, </w:t>
      </w:r>
      <w:r w:rsidR="00C852B9">
        <w:t>which</w:t>
      </w:r>
      <w:r>
        <w:t xml:space="preserve"> override collision detection functions to disappear after dealing damage. Pickups are the physical representation of </w:t>
      </w:r>
      <w:r>
        <w:rPr>
          <w:i/>
        </w:rPr>
        <w:t>Item</w:t>
      </w:r>
      <w:r>
        <w:t xml:space="preserve">s in the world. Each pickup has its own item payload, which is transferred to </w:t>
      </w:r>
      <w:r w:rsidR="00C852B9">
        <w:t>a</w:t>
      </w:r>
      <w:r>
        <w:t xml:space="preserve"> player </w:t>
      </w:r>
      <w:r w:rsidR="00C852B9">
        <w:t>upon colliding</w:t>
      </w:r>
      <w:r w:rsidR="00EB05D6">
        <w:t xml:space="preserve"> with that</w:t>
      </w:r>
      <w:r>
        <w:t xml:space="preserve"> pickup. Items on their own can’t be rendered in the world, but </w:t>
      </w:r>
      <w:r w:rsidR="00C852B9">
        <w:t>once</w:t>
      </w:r>
      <w:r>
        <w:t xml:space="preserve"> wrapped </w:t>
      </w:r>
      <w:r w:rsidR="00C852B9">
        <w:t>by</w:t>
      </w:r>
      <w:r w:rsidR="00F81F0A">
        <w:t xml:space="preserve"> a P</w:t>
      </w:r>
      <w:r>
        <w:t xml:space="preserve">ickup, they </w:t>
      </w:r>
      <w:r w:rsidR="00F81F0A">
        <w:t>gain a physical presence (</w:t>
      </w:r>
      <w:r>
        <w:t>a transform, and a sprite</w:t>
      </w:r>
      <w:r w:rsidR="00F81F0A">
        <w:t>)</w:t>
      </w:r>
      <w:r>
        <w:t>.</w:t>
      </w:r>
    </w:p>
    <w:p w14:paraId="0296BFE0" w14:textId="7A4D4383" w:rsidR="002F259C" w:rsidRDefault="00BA5CA6" w:rsidP="00735850">
      <w:pPr>
        <w:ind w:firstLine="202"/>
        <w:jc w:val="both"/>
      </w:pPr>
      <w:r>
        <w:t xml:space="preserve">A </w:t>
      </w:r>
      <w:r>
        <w:rPr>
          <w:i/>
        </w:rPr>
        <w:t>Ship</w:t>
      </w:r>
      <w:r>
        <w:t xml:space="preserve"> is an entity that has </w:t>
      </w:r>
      <w:r w:rsidR="00EB05D6">
        <w:t xml:space="preserve">a </w:t>
      </w:r>
      <w:r w:rsidR="00EB05D6">
        <w:rPr>
          <w:i/>
        </w:rPr>
        <w:t>Pilot</w:t>
      </w:r>
      <w:r w:rsidR="00735850">
        <w:t xml:space="preserve"> and can fire projectiles. </w:t>
      </w:r>
      <w:r w:rsidR="00EB05D6">
        <w:t xml:space="preserve">A </w:t>
      </w:r>
      <w:r w:rsidR="00EB05D6" w:rsidRPr="00EB05D6">
        <w:rPr>
          <w:i/>
        </w:rPr>
        <w:t>Pilot</w:t>
      </w:r>
      <w:r w:rsidR="00EB05D6">
        <w:t xml:space="preserve"> is a class that contains the virtual input for a specific ship, and moves the ship around. </w:t>
      </w:r>
      <w:r w:rsidR="0023772E">
        <w:rPr>
          <w:i/>
        </w:rPr>
        <w:t>Ship</w:t>
      </w:r>
      <w:r w:rsidR="00735850">
        <w:t xml:space="preserve"> subclasses</w:t>
      </w:r>
      <w:r w:rsidR="0023772E">
        <w:t xml:space="preserve"> include </w:t>
      </w:r>
      <w:proofErr w:type="spellStart"/>
      <w:r w:rsidR="0023772E">
        <w:rPr>
          <w:i/>
        </w:rPr>
        <w:t>Player</w:t>
      </w:r>
      <w:r w:rsidR="00735850">
        <w:rPr>
          <w:i/>
        </w:rPr>
        <w:t>Ship</w:t>
      </w:r>
      <w:proofErr w:type="spellEnd"/>
      <w:r w:rsidR="00735850">
        <w:t xml:space="preserve"> and any individual Enemy ship classes, such as </w:t>
      </w:r>
      <w:r w:rsidR="00735850">
        <w:rPr>
          <w:i/>
        </w:rPr>
        <w:t>Grunt</w:t>
      </w:r>
      <w:r w:rsidR="00735850">
        <w:t>. Ships differ from entities in that they have more complex movement op</w:t>
      </w:r>
      <w:r w:rsidR="00EB05D6">
        <w:t xml:space="preserve">tions, which are </w:t>
      </w:r>
      <w:r w:rsidR="00602527">
        <w:t>read</w:t>
      </w:r>
      <w:r w:rsidR="00EB05D6">
        <w:t xml:space="preserve"> from their</w:t>
      </w:r>
      <w:r w:rsidR="00735850">
        <w:t xml:space="preserve"> </w:t>
      </w:r>
      <w:r w:rsidR="00735850">
        <w:rPr>
          <w:i/>
        </w:rPr>
        <w:t>Pilot</w:t>
      </w:r>
      <w:r w:rsidR="00735850">
        <w:t xml:space="preserve">.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w:t>
      </w:r>
      <w:r w:rsidR="00602527">
        <w:t>he player is</w:t>
      </w:r>
      <w:r w:rsidR="00735850">
        <w:t xml:space="preserve"> usin</w:t>
      </w:r>
      <w:r w:rsidR="00602527">
        <w:t>g.</w:t>
      </w:r>
      <w:r w:rsidR="00D12DFD">
        <w:t xml:space="preserve"> </w:t>
      </w:r>
      <w:r w:rsidR="00602527">
        <w:t xml:space="preserve">TheGame </w:t>
      </w:r>
      <w:r w:rsidR="00D12DFD">
        <w:t xml:space="preserve">creates an </w:t>
      </w:r>
      <w:proofErr w:type="spellStart"/>
      <w:r w:rsidR="00D12DFD">
        <w:rPr>
          <w:i/>
        </w:rPr>
        <w:t>InputMap</w:t>
      </w:r>
      <w:proofErr w:type="spellEnd"/>
      <w:r w:rsidR="00D12DFD">
        <w:t xml:space="preserve"> based on </w:t>
      </w:r>
      <w:r w:rsidR="00602527">
        <w:t>the player’s</w:t>
      </w:r>
      <w:r w:rsidR="00D12DFD">
        <w:t xml:space="preserve"> input device</w:t>
      </w:r>
      <w:r w:rsidR="00602527">
        <w:t xml:space="preserve"> and binds physical inputs to virtual inputs</w:t>
      </w:r>
      <w:r w:rsidR="00D12DFD">
        <w:t xml:space="preserve">. Whenever a ship wants to update its position, it polls </w:t>
      </w:r>
      <w:r w:rsidR="00602527">
        <w:t>the</w:t>
      </w:r>
      <w:r w:rsidR="00D12DFD">
        <w:t xml:space="preserve"> pilot’s input map to find </w:t>
      </w:r>
      <w:r w:rsidR="00602527">
        <w:t>the</w:t>
      </w:r>
      <w:r w:rsidR="00D12DFD">
        <w:t xml:space="preserve"> direction </w:t>
      </w:r>
      <w:r w:rsidR="00602527">
        <w:t>in which the</w:t>
      </w:r>
      <w:r w:rsidR="00D12DFD">
        <w:t xml:space="preserve"> ship is moving, and any other inputs needed </w:t>
      </w:r>
      <w:r w:rsidR="00602527">
        <w:t>to complete the</w:t>
      </w:r>
      <w:r w:rsidR="00D12DFD">
        <w:t xml:space="preserve"> update.</w:t>
      </w:r>
    </w:p>
    <w:p w14:paraId="171ADBB8" w14:textId="77777777" w:rsidR="006407A7" w:rsidRDefault="006407A7" w:rsidP="00735850">
      <w:pPr>
        <w:ind w:firstLine="202"/>
        <w:jc w:val="both"/>
      </w:pPr>
    </w:p>
    <w:p w14:paraId="142527C8" w14:textId="77777777" w:rsidR="006407A7" w:rsidRDefault="0071072F" w:rsidP="006407A7">
      <w:pPr>
        <w:keepNext/>
        <w:jc w:val="both"/>
      </w:pPr>
      <w:r>
        <w:pict w14:anchorId="046E5E48">
          <v:shape id="_x0000_i1029" type="#_x0000_t75" style="width:252pt;height:70.4pt">
            <v:imagedata r:id="rId21" o:title="uml2"/>
          </v:shape>
        </w:pict>
      </w:r>
    </w:p>
    <w:p w14:paraId="7CD99097" w14:textId="3A16D1E2" w:rsidR="006407A7" w:rsidRPr="00D12DFD" w:rsidRDefault="006407A7" w:rsidP="006407A7">
      <w:pPr>
        <w:pStyle w:val="Caption"/>
        <w:jc w:val="both"/>
        <w:rPr>
          <w:color w:val="FF0000"/>
        </w:rPr>
      </w:pPr>
      <w:bookmarkStart w:id="14" w:name="_Toc479265040"/>
      <w:r>
        <w:t xml:space="preserve">Figure </w:t>
      </w:r>
      <w:fldSimple w:instr=" SEQ Figure \* ARABIC ">
        <w:r w:rsidR="005312F9">
          <w:rPr>
            <w:noProof/>
          </w:rPr>
          <w:t>14</w:t>
        </w:r>
      </w:fldSimple>
      <w:r>
        <w:t>: A UML Diagram that shows the relationship for entities and items.</w:t>
      </w:r>
      <w:bookmarkEnd w:id="14"/>
    </w:p>
    <w:p w14:paraId="1B58AA8D" w14:textId="70F670B9" w:rsidR="00FC3CD7" w:rsidRDefault="00421FD6" w:rsidP="00A54292">
      <w:pPr>
        <w:keepNext/>
        <w:ind w:firstLine="202"/>
        <w:jc w:val="both"/>
      </w:pPr>
      <w:r>
        <w:t xml:space="preserve">Procedurally generating the maps was chosen over </w:t>
      </w:r>
      <w:r w:rsidR="005433D5">
        <w:t>designing individual levels</w:t>
      </w:r>
      <w:r>
        <w:t xml:space="preserve"> due to the programming-focused nature of the thesis</w:t>
      </w:r>
      <w:r w:rsidR="00A54292">
        <w:t>,</w:t>
      </w:r>
      <w:r>
        <w:t xml:space="preserve"> and time constraints.</w:t>
      </w:r>
      <w:r w:rsidR="000735B7" w:rsidRPr="00421FD6">
        <w:t xml:space="preserve"> </w:t>
      </w:r>
      <w:r w:rsidR="00FC3CD7">
        <w:t>The process starts by adding anywhere from 50 to 100 asteroids to the map by randomly p</w:t>
      </w:r>
      <w:r w:rsidR="004F1735">
        <w:t xml:space="preserve">icking spots inside the arena. </w:t>
      </w:r>
    </w:p>
    <w:p w14:paraId="295F7D55" w14:textId="43AB9F9E" w:rsidR="005312F9" w:rsidRPr="00EB641D" w:rsidRDefault="00FC3CD7" w:rsidP="00E458C7">
      <w:pPr>
        <w:ind w:firstLine="202"/>
        <w:jc w:val="both"/>
      </w:pPr>
      <w:r>
        <w:t xml:space="preserve">After filling the map with asteroids, the game determines a set number of </w:t>
      </w:r>
      <w:r w:rsidRPr="00FC3CD7">
        <w:rPr>
          <w:i/>
        </w:rPr>
        <w:t>encounters</w:t>
      </w:r>
      <w:r>
        <w:t>, or map features, to</w:t>
      </w:r>
      <w:r w:rsidR="00A331B2">
        <w:t xml:space="preserve"> be</w:t>
      </w:r>
      <w:r>
        <w:t xml:space="preserve"> spawn</w:t>
      </w:r>
      <w:r w:rsidR="00A331B2">
        <w:t>ed</w:t>
      </w:r>
      <w:r>
        <w:t xml:space="preserve"> in the </w:t>
      </w:r>
      <w:r>
        <w:lastRenderedPageBreak/>
        <w:t xml:space="preserve">game. Each game mode picks how many encounters are in the map, and can control the amount and types of encounters it spawns. </w:t>
      </w:r>
      <w:r w:rsidR="00EB641D">
        <w:t xml:space="preserve">Types of encounters include: </w:t>
      </w:r>
      <w:r w:rsidR="00EB641D">
        <w:rPr>
          <w:i/>
        </w:rPr>
        <w:t>nebula</w:t>
      </w:r>
      <w:r w:rsidR="00EB641D">
        <w:t>, which cover up part of the gameplay area in colorful clouds, obscuring players, enemies</w:t>
      </w:r>
      <w:r w:rsidR="00A331B2">
        <w:t>,</w:t>
      </w:r>
      <w:r w:rsidR="00EB641D">
        <w:t xml:space="preserve"> and items behind them; </w:t>
      </w:r>
      <w:proofErr w:type="spellStart"/>
      <w:r w:rsidR="00EB641D">
        <w:rPr>
          <w:i/>
        </w:rPr>
        <w:t>bossteroid</w:t>
      </w:r>
      <w:r w:rsidR="00EB641D" w:rsidRPr="00EB641D">
        <w:t>s</w:t>
      </w:r>
      <w:proofErr w:type="spellEnd"/>
      <w:r w:rsidR="00A331B2">
        <w:t xml:space="preserve"> – </w:t>
      </w:r>
      <w:r w:rsidR="00EB641D">
        <w:t xml:space="preserve">huge asteroids that act as obstacles and a source of many smaller asteroids; </w:t>
      </w:r>
      <w:r w:rsidR="00EB641D">
        <w:rPr>
          <w:i/>
        </w:rPr>
        <w:t>black hole</w:t>
      </w:r>
      <w:r w:rsidR="00EB641D">
        <w:t xml:space="preserve">s, which suck entities into </w:t>
      </w:r>
      <w:r w:rsidR="00A331B2">
        <w:t>their center and destroy</w:t>
      </w:r>
      <w:r w:rsidR="00EB641D">
        <w:t xml:space="preserve"> them; and </w:t>
      </w:r>
      <w:r w:rsidR="00EB641D">
        <w:rPr>
          <w:i/>
        </w:rPr>
        <w:t>wormholes</w:t>
      </w:r>
      <w:r w:rsidR="00EB641D">
        <w:t xml:space="preserve">, which suck in entities towards </w:t>
      </w:r>
      <w:r w:rsidR="00A331B2">
        <w:t>their</w:t>
      </w:r>
      <w:r w:rsidR="00EB641D">
        <w:t xml:space="preserve"> center</w:t>
      </w:r>
      <w:r w:rsidR="00A331B2">
        <w:t>s</w:t>
      </w:r>
      <w:r w:rsidR="00EB641D">
        <w:t>, but spit them out harmlessly through another linked wormhole on the map.</w:t>
      </w:r>
    </w:p>
    <w:p w14:paraId="02CC93A0" w14:textId="77777777" w:rsidR="005312F9" w:rsidRDefault="005312F9" w:rsidP="00EB641D">
      <w:pPr>
        <w:jc w:val="both"/>
      </w:pPr>
    </w:p>
    <w:p w14:paraId="7F079C30" w14:textId="77777777" w:rsidR="005312F9" w:rsidRDefault="005312F9" w:rsidP="005312F9">
      <w:pPr>
        <w:keepNext/>
        <w:jc w:val="both"/>
      </w:pPr>
      <w:r>
        <w:rPr>
          <w:noProof/>
          <w:lang w:eastAsia="ja-JP"/>
        </w:rPr>
        <w:drawing>
          <wp:inline distT="0" distB="0" distL="0" distR="0" wp14:anchorId="099179EE" wp14:editId="60BC326C">
            <wp:extent cx="3241457" cy="136861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2357" cy="1368995"/>
                    </a:xfrm>
                    <a:prstGeom prst="rect">
                      <a:avLst/>
                    </a:prstGeom>
                  </pic:spPr>
                </pic:pic>
              </a:graphicData>
            </a:graphic>
          </wp:inline>
        </w:drawing>
      </w:r>
    </w:p>
    <w:p w14:paraId="3B2AFA1C" w14:textId="7BAF5D41" w:rsidR="005312F9" w:rsidRDefault="005312F9" w:rsidP="005312F9">
      <w:pPr>
        <w:pStyle w:val="Caption"/>
        <w:jc w:val="both"/>
      </w:pPr>
      <w:bookmarkStart w:id="15" w:name="_Toc479265042"/>
      <w:r>
        <w:t xml:space="preserve">Figure </w:t>
      </w:r>
      <w:fldSimple w:instr=" SEQ Figure \* ARABIC ">
        <w:r>
          <w:rPr>
            <w:noProof/>
          </w:rPr>
          <w:t>16</w:t>
        </w:r>
      </w:fldSimple>
      <w:r>
        <w:t>: Players getting sucked into a wormhole. Once they reach the center, they'll be shot out of the other corresponding wormhole on the other end, which could be anywhere else in the map.</w:t>
      </w:r>
      <w:bookmarkEnd w:id="15"/>
    </w:p>
    <w:p w14:paraId="2B9C4F9A" w14:textId="3E1E3EE4" w:rsidR="00FC3CD7" w:rsidRDefault="00FC3CD7" w:rsidP="00E458C7">
      <w:pPr>
        <w:ind w:firstLine="202"/>
        <w:jc w:val="both"/>
      </w:pPr>
      <w:r>
        <w:t xml:space="preserve">The game splits </w:t>
      </w:r>
      <w:proofErr w:type="gramStart"/>
      <w:r>
        <w:t>encounters</w:t>
      </w:r>
      <w:proofErr w:type="gramEnd"/>
      <w:r>
        <w:t xml:space="preserve">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E8D20F5" w:rsidR="00844513" w:rsidRDefault="00844513" w:rsidP="00A54292">
      <w:pPr>
        <w:pStyle w:val="Caption"/>
        <w:jc w:val="both"/>
      </w:pPr>
      <w:bookmarkStart w:id="16" w:name="_Toc479265043"/>
      <w:r>
        <w:t xml:space="preserve">Figure </w:t>
      </w:r>
      <w:fldSimple w:instr=" SEQ Figure \* ARABIC ">
        <w:r w:rsidR="005312F9">
          <w:rPr>
            <w:noProof/>
          </w:rPr>
          <w:t>17</w:t>
        </w:r>
      </w:fldSimple>
      <w:r>
        <w:t>: The GameMode clears out any entities within the radius of the encounter, which removes any asteroids that would be colliding with this new encounter.</w:t>
      </w:r>
      <w:bookmarkEnd w:id="16"/>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8154EAB" w:rsidR="00FC3CD7" w:rsidRDefault="00844513" w:rsidP="00E458C7">
      <w:pPr>
        <w:pStyle w:val="Caption"/>
        <w:jc w:val="both"/>
      </w:pPr>
      <w:bookmarkStart w:id="17" w:name="_Toc479265044"/>
      <w:r>
        <w:t xml:space="preserve">Figure </w:t>
      </w:r>
      <w:fldSimple w:instr=" SEQ Figure \* ARABIC ">
        <w:r w:rsidR="005312F9">
          <w:rPr>
            <w:noProof/>
          </w:rPr>
          <w:t>18</w:t>
        </w:r>
      </w:fldSimple>
      <w:r>
        <w:t>: The encounter is spawned in.</w:t>
      </w:r>
      <w:bookmarkEnd w:id="17"/>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5"/>
                    <a:stretch>
                      <a:fillRect/>
                    </a:stretch>
                  </pic:blipFill>
                  <pic:spPr>
                    <a:xfrm>
                      <a:off x="0" y="0"/>
                      <a:ext cx="3200400" cy="1800225"/>
                    </a:xfrm>
                    <a:prstGeom prst="rect">
                      <a:avLst/>
                    </a:prstGeom>
                  </pic:spPr>
                </pic:pic>
              </a:graphicData>
            </a:graphic>
          </wp:inline>
        </w:drawing>
      </w:r>
    </w:p>
    <w:p w14:paraId="3316AC9C" w14:textId="211BC35B" w:rsidR="00F413C7" w:rsidRDefault="00F413C7" w:rsidP="00E458C7">
      <w:pPr>
        <w:pStyle w:val="Caption"/>
        <w:jc w:val="both"/>
      </w:pPr>
      <w:bookmarkStart w:id="18" w:name="_Toc479265045"/>
      <w:r>
        <w:t xml:space="preserve">Figure </w:t>
      </w:r>
      <w:fldSimple w:instr=" SEQ Figure \* ARABIC ">
        <w:r w:rsidR="005312F9">
          <w:rPr>
            <w:noProof/>
          </w:rPr>
          <w:t>19</w:t>
        </w:r>
      </w:fldSimple>
      <w:r>
        <w:t>: A new encounter attempting to spawn in collides with a previous and fails. A second attempt is made that collides with no others, and succeeds.</w:t>
      </w:r>
      <w:bookmarkEnd w:id="18"/>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w:t>
      </w:r>
      <w:proofErr w:type="gramStart"/>
      <w:r>
        <w:t>figure</w:t>
      </w:r>
      <w:proofErr w:type="gramEnd"/>
      <w:r>
        <w:t xml:space="preserve"> above, an encounter’s random location is too close to our previous encounter, forcing the encounter to pick another location.</w:t>
      </w:r>
    </w:p>
    <w:p w14:paraId="7AFCD71A" w14:textId="33D9678C" w:rsidR="000735B7" w:rsidRPr="000735B7" w:rsidRDefault="00826A63" w:rsidP="00E458C7">
      <w:pPr>
        <w:pStyle w:val="Heading2"/>
        <w:jc w:val="both"/>
      </w:pPr>
      <w:r>
        <w:t>Development Process</w:t>
      </w:r>
    </w:p>
    <w:p w14:paraId="4E09D1C6" w14:textId="77777777" w:rsidR="00C94A89" w:rsidRDefault="00C94A89" w:rsidP="00E458C7">
      <w:pPr>
        <w:ind w:firstLine="202"/>
        <w:jc w:val="both"/>
      </w:pPr>
    </w:p>
    <w:p w14:paraId="56967D62" w14:textId="147766BF" w:rsidR="00F35E59" w:rsidDel="00742C01" w:rsidRDefault="00F9638B" w:rsidP="00826A63">
      <w:pPr>
        <w:keepNext/>
        <w:jc w:val="both"/>
        <w:rPr>
          <w:moveFrom w:id="19" w:author="Anthony Cloudy" w:date="2017-04-14T14:05:00Z"/>
        </w:rPr>
      </w:pPr>
      <w:moveFromRangeStart w:id="20" w:author="Anthony Cloudy" w:date="2017-04-14T14:05:00Z" w:name="move479942062"/>
      <w:moveFrom w:id="21" w:author="Anthony Cloudy" w:date="2017-04-14T14:05:00Z">
        <w:r w:rsidDel="00742C01">
          <w:rPr>
            <w:noProof/>
            <w:lang w:eastAsia="ja-JP"/>
          </w:rPr>
          <w:lastRenderedPageBreak/>
          <w:drawing>
            <wp:inline distT="0" distB="0" distL="0" distR="0" wp14:anchorId="26B2A91C" wp14:editId="1F7E950D">
              <wp:extent cx="3244974" cy="16995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moveFrom>
    </w:p>
    <w:p w14:paraId="4FE07A06" w14:textId="74FCB9DA" w:rsidR="00C94A89" w:rsidDel="00742C01" w:rsidRDefault="00F35E59" w:rsidP="00E458C7">
      <w:pPr>
        <w:pStyle w:val="Caption"/>
        <w:jc w:val="both"/>
        <w:rPr>
          <w:moveFrom w:id="22" w:author="Anthony Cloudy" w:date="2017-04-14T14:05:00Z"/>
        </w:rPr>
      </w:pPr>
      <w:bookmarkStart w:id="23" w:name="_Ref477258986"/>
      <w:bookmarkStart w:id="24" w:name="_Ref477258976"/>
      <w:bookmarkStart w:id="25" w:name="_Toc479265046"/>
      <w:moveFrom w:id="26" w:author="Anthony Cloudy" w:date="2017-04-14T14:05:00Z">
        <w:r w:rsidDel="00742C01">
          <w:t xml:space="preserve">Figure </w:t>
        </w:r>
        <w:r w:rsidR="000B016E" w:rsidDel="00742C01">
          <w:fldChar w:fldCharType="begin"/>
        </w:r>
        <w:r w:rsidR="000B016E" w:rsidDel="00742C01">
          <w:instrText xml:space="preserve"> SEQ Figure \* ARABIC </w:instrText>
        </w:r>
        <w:r w:rsidR="000B016E" w:rsidDel="00742C01">
          <w:fldChar w:fldCharType="separate"/>
        </w:r>
        <w:r w:rsidR="005312F9" w:rsidDel="00742C01">
          <w:rPr>
            <w:noProof/>
          </w:rPr>
          <w:t>20</w:t>
        </w:r>
        <w:r w:rsidR="000B016E" w:rsidDel="00742C01">
          <w:rPr>
            <w:noProof/>
          </w:rPr>
          <w:fldChar w:fldCharType="end"/>
        </w:r>
        <w:bookmarkEnd w:id="23"/>
        <w:r w:rsidDel="00742C01">
          <w:t>: The potential stat growth curves for a stat. The green bars highlight the minimum and maximum power-up levels.</w:t>
        </w:r>
        <w:bookmarkEnd w:id="24"/>
        <w:bookmarkEnd w:id="25"/>
      </w:moveFrom>
    </w:p>
    <w:moveFromRangeEnd w:id="20"/>
    <w:p w14:paraId="2918A832" w14:textId="30DDE21D" w:rsidR="00742C01" w:rsidRDefault="00C94A89" w:rsidP="00E458C7">
      <w:pPr>
        <w:ind w:firstLine="202"/>
        <w:jc w:val="both"/>
        <w:rPr>
          <w:ins w:id="27" w:author="Anthony Cloudy" w:date="2017-04-14T14:05:00Z"/>
        </w:rPr>
      </w:pPr>
      <w:r>
        <w:tab/>
        <w:t xml:space="preserve">Game balance was </w:t>
      </w:r>
      <w:del w:id="28" w:author="Anthony Cloudy" w:date="2017-04-14T14:05:00Z">
        <w:r w:rsidDel="00742C01">
          <w:delText>one of the biggest</w:delText>
        </w:r>
      </w:del>
      <w:ins w:id="29" w:author="Anthony Cloudy" w:date="2017-04-14T14:05:00Z">
        <w:r w:rsidR="00742C01">
          <w:t>a consistent</w:t>
        </w:r>
      </w:ins>
      <w:r>
        <w:t xml:space="preserve"> struggle</w:t>
      </w:r>
      <w:del w:id="30" w:author="Anthony Cloudy" w:date="2017-04-14T14:06:00Z">
        <w:r w:rsidDel="00742C01">
          <w:delText>s</w:delText>
        </w:r>
      </w:del>
      <w:r>
        <w:t xml:space="preserve"> throughout the project. </w:t>
      </w:r>
      <w:ins w:id="31" w:author="Anthony Cloudy" w:date="2017-04-14T14:06:00Z">
        <w:r w:rsidR="00742C01">
          <w:t xml:space="preserve">A spreadsheet was created to iterate on and test different power-up values, </w:t>
        </w:r>
        <w:proofErr w:type="gramStart"/>
        <w:r w:rsidR="00742C01">
          <w:t>in order to</w:t>
        </w:r>
        <w:proofErr w:type="gramEnd"/>
        <w:r w:rsidR="00742C01">
          <w:t xml:space="preserve"> simplify game balance and better expose the function and dependency of the game</w:t>
        </w:r>
      </w:ins>
      <w:ins w:id="32" w:author="Anthony Cloudy" w:date="2017-04-14T14:07:00Z">
        <w:r w:rsidR="00742C01">
          <w:t>’s power ups.</w:t>
        </w:r>
        <w:r w:rsidR="00742C01" w:rsidDel="00742C01">
          <w:t xml:space="preserve"> </w:t>
        </w:r>
      </w:ins>
      <w:del w:id="33" w:author="Anthony Cloudy" w:date="2017-04-14T14:07:00Z">
        <w:r w:rsidDel="00742C01">
          <w:delText xml:space="preserve">To reduce the difficulty of balance and expose how the game’s </w:delText>
        </w:r>
        <w:r w:rsidR="00043B09" w:rsidDel="00742C01">
          <w:delText>power-up stats worked and depended on one another,</w:delText>
        </w:r>
      </w:del>
      <w:del w:id="34" w:author="Anthony Cloudy" w:date="2017-04-14T14:06:00Z">
        <w:r w:rsidR="00043B09" w:rsidDel="00742C01">
          <w:delText xml:space="preserve"> a spreadsheet was created to iterate on and test different power-up values</w:delText>
        </w:r>
      </w:del>
      <w:r w:rsidR="00043B09">
        <w:t xml:space="preserve">. </w:t>
      </w:r>
      <w:proofErr w:type="spellStart"/>
      <w:r w:rsidR="00043B09">
        <w:rPr>
          <w:i/>
        </w:rPr>
        <w:t>AllStar’s</w:t>
      </w:r>
      <w:proofErr w:type="spellEnd"/>
      <w:r w:rsidR="00043B09">
        <w:t xml:space="preserve"> power-up </w:t>
      </w:r>
      <w:del w:id="35" w:author="Anthony Cloudy" w:date="2017-04-14T14:07:00Z">
        <w:r w:rsidR="00043B09" w:rsidDel="00742C01">
          <w:delText>skills</w:delText>
        </w:r>
        <w:r w:rsidR="00F35E59" w:rsidDel="00742C01">
          <w:delText xml:space="preserve"> </w:delText>
        </w:r>
      </w:del>
      <w:ins w:id="36" w:author="Anthony Cloudy" w:date="2017-04-14T14:07:00Z">
        <w:r w:rsidR="00742C01">
          <w:t xml:space="preserve">stats </w:t>
        </w:r>
      </w:ins>
      <w:r w:rsidR="00F35E59">
        <w:t xml:space="preserve">range </w:t>
      </w:r>
      <w:r w:rsidR="00043B09">
        <w:t>from 1 to 36</w:t>
      </w:r>
      <w:r w:rsidR="00F35E59">
        <w:t xml:space="preserve"> internally and </w:t>
      </w:r>
      <w:r w:rsidR="00043B09">
        <w:t>from -5 to 30</w:t>
      </w:r>
      <w:r w:rsidR="00F35E59">
        <w:t xml:space="preserve"> externally</w:t>
      </w:r>
      <w:ins w:id="37" w:author="Anthony Cloudy" w:date="2017-04-14T14:08:00Z">
        <w:r w:rsidR="00742C01">
          <w:t xml:space="preserve"> (from the player’s perspective)</w:t>
        </w:r>
      </w:ins>
      <w:r w:rsidR="00F35E59">
        <w:t xml:space="preserve">. </w:t>
      </w:r>
      <w:ins w:id="38" w:author="Anthony Cloudy" w:date="2017-04-14T14:09:00Z">
        <w:r w:rsidR="004338FF">
          <w:t xml:space="preserve">Initially, stats grew linearly, which proved insufficient for balancing the project. </w:t>
        </w:r>
      </w:ins>
      <w:ins w:id="39" w:author="Anthony Cloudy" w:date="2017-04-14T14:10:00Z">
        <w:r w:rsidR="004338FF">
          <w:t xml:space="preserve">Stats have an </w:t>
        </w:r>
      </w:ins>
      <w:del w:id="40" w:author="Anthony Cloudy" w:date="2017-04-14T14:10:00Z">
        <w:r w:rsidR="00F35E59" w:rsidDel="004338FF">
          <w:delText xml:space="preserve">Instead of limiting </w:delText>
        </w:r>
      </w:del>
      <w:del w:id="41" w:author="Anthony Cloudy" w:date="2017-04-14T14:08:00Z">
        <w:r w:rsidR="00F35E59" w:rsidDel="00742C01">
          <w:delText xml:space="preserve">the </w:delText>
        </w:r>
      </w:del>
      <w:del w:id="42" w:author="Anthony Cloudy" w:date="2017-04-14T14:10:00Z">
        <w:r w:rsidR="00F35E59" w:rsidDel="004338FF">
          <w:delText>stats to linear growth, which wasn’t working well for the beginning of the project, the stats have an</w:delText>
        </w:r>
      </w:del>
      <w:r w:rsidR="00F35E59">
        <w:t xml:space="preserve"> option of multiple curves to create a better growth trajectory. </w:t>
      </w:r>
    </w:p>
    <w:p w14:paraId="78BE744F" w14:textId="77777777" w:rsidR="00742C01" w:rsidRDefault="00742C01" w:rsidP="00E458C7">
      <w:pPr>
        <w:ind w:firstLine="202"/>
        <w:jc w:val="both"/>
        <w:rPr>
          <w:ins w:id="43" w:author="Anthony Cloudy" w:date="2017-04-14T14:05:00Z"/>
        </w:rPr>
      </w:pPr>
    </w:p>
    <w:p w14:paraId="0D526046" w14:textId="77777777" w:rsidR="00742C01" w:rsidRDefault="00742C01" w:rsidP="00742C01">
      <w:pPr>
        <w:keepNext/>
        <w:jc w:val="both"/>
        <w:rPr>
          <w:moveTo w:id="44" w:author="Anthony Cloudy" w:date="2017-04-14T14:05:00Z"/>
        </w:rPr>
      </w:pPr>
      <w:moveToRangeStart w:id="45" w:author="Anthony Cloudy" w:date="2017-04-14T14:05:00Z" w:name="move479942062"/>
      <w:moveTo w:id="46" w:author="Anthony Cloudy" w:date="2017-04-14T14:05:00Z">
        <w:r>
          <w:rPr>
            <w:noProof/>
            <w:lang w:eastAsia="ja-JP"/>
          </w:rPr>
          <w:drawing>
            <wp:inline distT="0" distB="0" distL="0" distR="0" wp14:anchorId="4C155143" wp14:editId="68DB4989">
              <wp:extent cx="3244974" cy="16995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1715" cy="1718804"/>
                      </a:xfrm>
                      <a:prstGeom prst="rect">
                        <a:avLst/>
                      </a:prstGeom>
                      <a:noFill/>
                    </pic:spPr>
                  </pic:pic>
                </a:graphicData>
              </a:graphic>
            </wp:inline>
          </w:drawing>
        </w:r>
      </w:moveTo>
    </w:p>
    <w:p w14:paraId="2C441CE5" w14:textId="77777777" w:rsidR="00742C01" w:rsidRDefault="00742C01" w:rsidP="00742C01">
      <w:pPr>
        <w:pStyle w:val="Caption"/>
        <w:jc w:val="both"/>
        <w:rPr>
          <w:moveTo w:id="47" w:author="Anthony Cloudy" w:date="2017-04-14T14:05:00Z"/>
        </w:rPr>
      </w:pPr>
      <w:moveTo w:id="48" w:author="Anthony Cloudy" w:date="2017-04-14T14:05:00Z">
        <w:r>
          <w:t xml:space="preserve">Figure </w:t>
        </w:r>
        <w:r>
          <w:fldChar w:fldCharType="begin"/>
        </w:r>
        <w:r>
          <w:instrText xml:space="preserve"> SEQ Figure \* ARABIC </w:instrText>
        </w:r>
        <w:r>
          <w:fldChar w:fldCharType="separate"/>
        </w:r>
        <w:r>
          <w:rPr>
            <w:noProof/>
          </w:rPr>
          <w:t>20</w:t>
        </w:r>
        <w:r>
          <w:rPr>
            <w:noProof/>
          </w:rPr>
          <w:fldChar w:fldCharType="end"/>
        </w:r>
        <w:r>
          <w:t>: The potential stat growth curves for a stat. The green bars highlight the minimum and maximum power-up levels.</w:t>
        </w:r>
      </w:moveTo>
    </w:p>
    <w:moveToRangeEnd w:id="45"/>
    <w:p w14:paraId="60ABE915" w14:textId="65056E0B" w:rsidR="00C94A89" w:rsidRDefault="00F35E59" w:rsidP="00E458C7">
      <w:pPr>
        <w:ind w:firstLine="202"/>
        <w:jc w:val="both"/>
      </w:pPr>
      <w:del w:id="49" w:author="Anthony Cloudy" w:date="2017-04-14T14:10:00Z">
        <w:r w:rsidDel="004338FF">
          <w:fldChar w:fldCharType="begin"/>
        </w:r>
        <w:r w:rsidDel="004338FF">
          <w:delInstrText xml:space="preserve"> REF _Ref477258986 \h </w:delInstrText>
        </w:r>
        <w:r w:rsidR="00E458C7" w:rsidDel="004338FF">
          <w:delInstrText xml:space="preserve"> \* MERGEFORMAT </w:delInstrText>
        </w:r>
        <w:r w:rsidDel="004338FF">
          <w:fldChar w:fldCharType="separate"/>
        </w:r>
        <w:r w:rsidR="00931E75" w:rsidDel="004338FF">
          <w:delText xml:space="preserve">Figure </w:delText>
        </w:r>
        <w:r w:rsidR="00931E75" w:rsidDel="004338FF">
          <w:rPr>
            <w:noProof/>
          </w:rPr>
          <w:delText>11</w:delText>
        </w:r>
        <w:r w:rsidDel="004338FF">
          <w:fldChar w:fldCharType="end"/>
        </w:r>
      </w:del>
      <w:ins w:id="50" w:author="Anthony Cloudy" w:date="2017-04-14T14:10:00Z">
        <w:r w:rsidR="004338FF">
          <w:t>The graph</w:t>
        </w:r>
      </w:ins>
      <w:r>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w:t>
      </w:r>
      <w:ins w:id="51" w:author="Anthony Cloudy" w:date="2017-04-14T14:14:00Z">
        <w:r w:rsidR="00315ADD">
          <w:t xml:space="preserve"> (ease out)</w:t>
        </w:r>
      </w:ins>
      <w:r w:rsidR="000D370A">
        <w:t xml:space="preserve"> trajectory, but a few implemented Smooth Start</w:t>
      </w:r>
      <w:ins w:id="52" w:author="Anthony Cloudy" w:date="2017-04-14T14:15:00Z">
        <w:r w:rsidR="00315ADD">
          <w:t xml:space="preserve"> (ease in)</w:t>
        </w:r>
      </w:ins>
      <w:r w:rsidR="000D370A">
        <w:t xml:space="preserve"> to </w:t>
      </w:r>
      <w:del w:id="53" w:author="Anthony Cloudy" w:date="2017-04-14T14:15:00Z">
        <w:r w:rsidR="000D370A" w:rsidDel="00315ADD">
          <w:delText xml:space="preserve">keep </w:delText>
        </w:r>
      </w:del>
      <w:ins w:id="54" w:author="Anthony Cloudy" w:date="2017-04-14T14:15:00Z">
        <w:r w:rsidR="00315ADD">
          <w:t xml:space="preserve">prevent </w:t>
        </w:r>
      </w:ins>
      <w:r w:rsidR="000D370A">
        <w:t xml:space="preserve">the major effects from revealing themselves too early on. </w:t>
      </w:r>
      <w:del w:id="55" w:author="Anthony Cloudy" w:date="2017-04-14T14:15:00Z">
        <w:r w:rsidR="000D370A" w:rsidDel="00315ADD">
          <w:delText>The leftmost green bar (level 6)</w:delText>
        </w:r>
      </w:del>
      <w:ins w:id="56" w:author="Anthony Cloudy" w:date="2017-04-14T14:16:00Z">
        <w:r w:rsidR="00315ADD">
          <w:t xml:space="preserve"> Fresh characters start with stats at level 6</w:t>
        </w:r>
      </w:ins>
      <w:del w:id="57" w:author="Anthony Cloudy" w:date="2017-04-14T14:16:00Z">
        <w:r w:rsidR="000D370A" w:rsidDel="00315ADD">
          <w:delText xml:space="preserve"> demonstrates where players would start with a fresh</w:delText>
        </w:r>
      </w:del>
      <w:r w:rsidR="000D370A">
        <w:t xml:space="preserve"> </w:t>
      </w:r>
      <w:del w:id="58" w:author="Anthony Cloudy" w:date="2017-04-14T14:16:00Z">
        <w:r w:rsidR="000D370A" w:rsidDel="00315ADD">
          <w:delText>character</w:delText>
        </w:r>
      </w:del>
      <w:r w:rsidR="000D370A">
        <w:t xml:space="preserve">, </w:t>
      </w:r>
      <w:ins w:id="59" w:author="Anthony Cloudy" w:date="2017-04-14T14:16:00Z">
        <w:r w:rsidR="00315ADD">
          <w:t>[[[[REWORD SENTENCE]]]]</w:t>
        </w:r>
      </w:ins>
      <w:r w:rsidR="000D370A">
        <w:t>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5035" w:type="dxa"/>
        <w:jc w:val="center"/>
        <w:tblLook w:val="04A0" w:firstRow="1" w:lastRow="0" w:firstColumn="1" w:lastColumn="0" w:noHBand="0" w:noVBand="1"/>
        <w:tblPrChange w:id="60" w:author="Anthony Cloudy" w:date="2017-04-14T14:21:00Z">
          <w:tblPr>
            <w:tblW w:w="4480" w:type="dxa"/>
            <w:jc w:val="center"/>
            <w:tblLook w:val="04A0" w:firstRow="1" w:lastRow="0" w:firstColumn="1" w:lastColumn="0" w:noHBand="0" w:noVBand="1"/>
          </w:tblPr>
        </w:tblPrChange>
      </w:tblPr>
      <w:tblGrid>
        <w:gridCol w:w="1120"/>
        <w:gridCol w:w="1120"/>
        <w:gridCol w:w="555"/>
        <w:gridCol w:w="1120"/>
        <w:gridCol w:w="1120"/>
        <w:tblGridChange w:id="61">
          <w:tblGrid>
            <w:gridCol w:w="1120"/>
            <w:gridCol w:w="1120"/>
            <w:gridCol w:w="1120"/>
            <w:gridCol w:w="1120"/>
            <w:gridCol w:w="1120"/>
          </w:tblGrid>
        </w:tblGridChange>
      </w:tblGrid>
      <w:tr w:rsidR="00315ADD" w:rsidRPr="00004E65" w14:paraId="7A5A10F2" w14:textId="77777777" w:rsidTr="00315ADD">
        <w:trPr>
          <w:trHeight w:val="315"/>
          <w:jc w:val="center"/>
          <w:trPrChange w:id="62" w:author="Anthony Cloudy" w:date="2017-04-14T14:21:00Z">
            <w:trPr>
              <w:trHeight w:val="315"/>
              <w:jc w:val="center"/>
            </w:trPr>
          </w:trPrChange>
        </w:trPr>
        <w:tc>
          <w:tcPr>
            <w:tcW w:w="1120" w:type="dxa"/>
            <w:tcBorders>
              <w:top w:val="nil"/>
              <w:left w:val="nil"/>
              <w:bottom w:val="single" w:sz="12" w:space="0" w:color="FFFFFF"/>
              <w:right w:val="single" w:sz="4" w:space="0" w:color="FFFFFF"/>
            </w:tcBorders>
            <w:shd w:val="clear" w:color="70AD47" w:fill="70AD47"/>
            <w:noWrap/>
            <w:vAlign w:val="bottom"/>
            <w:hideMark/>
            <w:tcPrChange w:id="63" w:author="Anthony Cloudy" w:date="2017-04-14T14:21:00Z">
              <w:tcPr>
                <w:tcW w:w="1120" w:type="dxa"/>
                <w:tcBorders>
                  <w:top w:val="nil"/>
                  <w:left w:val="nil"/>
                  <w:bottom w:val="single" w:sz="12" w:space="0" w:color="FFFFFF"/>
                  <w:right w:val="single" w:sz="4" w:space="0" w:color="FFFFFF"/>
                </w:tcBorders>
                <w:shd w:val="clear" w:color="70AD47" w:fill="70AD47"/>
                <w:noWrap/>
                <w:vAlign w:val="bottom"/>
                <w:hideMark/>
              </w:tcPr>
            </w:tcPrChange>
          </w:tcPr>
          <w:p w14:paraId="58D12AA1" w14:textId="77777777" w:rsidR="00315ADD" w:rsidRPr="00004E65" w:rsidRDefault="00315ADD"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Change w:id="64" w:author="Anthony Cloudy" w:date="2017-04-14T14:21:00Z">
              <w:tcPr>
                <w:tcW w:w="1120" w:type="dxa"/>
                <w:tcBorders>
                  <w:top w:val="nil"/>
                  <w:left w:val="nil"/>
                  <w:bottom w:val="single" w:sz="12" w:space="0" w:color="FFFFFF"/>
                  <w:right w:val="single" w:sz="4" w:space="0" w:color="FFFFFF"/>
                </w:tcBorders>
                <w:shd w:val="clear" w:color="ED7D31" w:fill="ED7D31"/>
                <w:noWrap/>
                <w:vAlign w:val="bottom"/>
                <w:hideMark/>
              </w:tcPr>
            </w:tcPrChange>
          </w:tcPr>
          <w:p w14:paraId="6B5D50EE" w14:textId="77777777" w:rsidR="00315ADD" w:rsidRPr="00004E65" w:rsidRDefault="00315ADD"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555" w:type="dxa"/>
            <w:tcBorders>
              <w:top w:val="nil"/>
              <w:left w:val="nil"/>
              <w:bottom w:val="single" w:sz="12" w:space="0" w:color="FFFFFF"/>
              <w:right w:val="nil"/>
            </w:tcBorders>
            <w:shd w:val="clear" w:color="70AD47" w:fill="70AD47"/>
            <w:tcPrChange w:id="65" w:author="Anthony Cloudy" w:date="2017-04-14T14:21:00Z">
              <w:tcPr>
                <w:tcW w:w="1120" w:type="dxa"/>
                <w:tcBorders>
                  <w:top w:val="nil"/>
                  <w:left w:val="nil"/>
                  <w:bottom w:val="single" w:sz="12" w:space="0" w:color="FFFFFF"/>
                  <w:right w:val="nil"/>
                </w:tcBorders>
                <w:shd w:val="clear" w:color="70AD47" w:fill="70AD47"/>
              </w:tcPr>
            </w:tcPrChange>
          </w:tcPr>
          <w:p w14:paraId="1830973B" w14:textId="77777777" w:rsidR="00315ADD" w:rsidRPr="00004E65" w:rsidRDefault="00315ADD" w:rsidP="00826A63">
            <w:pPr>
              <w:jc w:val="center"/>
              <w:rPr>
                <w:ins w:id="66" w:author="Anthony Cloudy" w:date="2017-04-14T14:21:00Z"/>
                <w:rFonts w:ascii="Calibri" w:eastAsia="Times New Roman" w:hAnsi="Calibri" w:cs="Calibri"/>
                <w:b/>
                <w:bCs/>
                <w:color w:val="FFFFFF"/>
                <w:sz w:val="22"/>
                <w:szCs w:val="22"/>
                <w:lang w:eastAsia="ja-JP"/>
              </w:rPr>
            </w:pPr>
          </w:p>
        </w:tc>
        <w:tc>
          <w:tcPr>
            <w:tcW w:w="1120" w:type="dxa"/>
            <w:tcBorders>
              <w:top w:val="nil"/>
              <w:left w:val="nil"/>
              <w:bottom w:val="single" w:sz="12" w:space="0" w:color="FFFFFF"/>
              <w:right w:val="single" w:sz="4" w:space="0" w:color="FFFFFF"/>
            </w:tcBorders>
            <w:shd w:val="clear" w:color="70AD47" w:fill="70AD47"/>
            <w:noWrap/>
            <w:vAlign w:val="bottom"/>
            <w:hideMark/>
            <w:tcPrChange w:id="67" w:author="Anthony Cloudy" w:date="2017-04-14T14:21:00Z">
              <w:tcPr>
                <w:tcW w:w="1120" w:type="dxa"/>
                <w:tcBorders>
                  <w:top w:val="nil"/>
                  <w:left w:val="nil"/>
                  <w:bottom w:val="single" w:sz="12" w:space="0" w:color="FFFFFF"/>
                  <w:right w:val="single" w:sz="4" w:space="0" w:color="FFFFFF"/>
                </w:tcBorders>
                <w:shd w:val="clear" w:color="70AD47" w:fill="70AD47"/>
                <w:noWrap/>
                <w:vAlign w:val="bottom"/>
                <w:hideMark/>
              </w:tcPr>
            </w:tcPrChange>
          </w:tcPr>
          <w:p w14:paraId="75F6B09F" w14:textId="32A8FE4D" w:rsidR="00315ADD" w:rsidRPr="00004E65" w:rsidRDefault="00315ADD"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Change w:id="68" w:author="Anthony Cloudy" w:date="2017-04-14T14:21:00Z">
              <w:tcPr>
                <w:tcW w:w="1120" w:type="dxa"/>
                <w:tcBorders>
                  <w:top w:val="nil"/>
                  <w:left w:val="nil"/>
                  <w:bottom w:val="single" w:sz="12" w:space="0" w:color="FFFFFF"/>
                  <w:right w:val="single" w:sz="4" w:space="0" w:color="FFFFFF"/>
                </w:tcBorders>
                <w:shd w:val="clear" w:color="ED7D31" w:fill="ED7D31"/>
                <w:noWrap/>
                <w:vAlign w:val="bottom"/>
                <w:hideMark/>
              </w:tcPr>
            </w:tcPrChange>
          </w:tcPr>
          <w:p w14:paraId="13E2AED6" w14:textId="77777777" w:rsidR="00315ADD" w:rsidRPr="00004E65" w:rsidRDefault="00315ADD" w:rsidP="00826A63">
            <w:pPr>
              <w:jc w:val="cente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315ADD" w:rsidRPr="00004E65" w14:paraId="2154DCC2" w14:textId="77777777" w:rsidTr="00315ADD">
        <w:trPr>
          <w:trHeight w:val="315"/>
          <w:jc w:val="center"/>
          <w:trPrChange w:id="69" w:author="Anthony Cloudy" w:date="2017-04-14T14:21:00Z">
            <w:trPr>
              <w:trHeight w:val="315"/>
              <w:jc w:val="center"/>
            </w:trPr>
          </w:trPrChange>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Change w:id="70" w:author="Anthony Cloudy" w:date="2017-04-14T14:21:00Z">
              <w:tcPr>
                <w:tcW w:w="1120" w:type="dxa"/>
                <w:tcBorders>
                  <w:top w:val="single" w:sz="4" w:space="0" w:color="FFFFFF"/>
                  <w:left w:val="nil"/>
                  <w:bottom w:val="single" w:sz="4" w:space="0" w:color="FFFFFF"/>
                  <w:right w:val="single" w:sz="4" w:space="0" w:color="FFFFFF"/>
                </w:tcBorders>
                <w:shd w:val="clear" w:color="C6E0B4" w:fill="C6E0B4"/>
                <w:noWrap/>
                <w:vAlign w:val="bottom"/>
                <w:hideMark/>
              </w:tcPr>
            </w:tcPrChange>
          </w:tcPr>
          <w:p w14:paraId="6C48FF82"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Change w:id="71" w:author="Anthony Cloudy" w:date="2017-04-14T14:21:00Z">
              <w:tcPr>
                <w:tcW w:w="1120" w:type="dxa"/>
                <w:tcBorders>
                  <w:top w:val="single" w:sz="4" w:space="0" w:color="FFFFFF"/>
                  <w:left w:val="nil"/>
                  <w:bottom w:val="single" w:sz="4" w:space="0" w:color="FFFFFF"/>
                  <w:right w:val="single" w:sz="4" w:space="0" w:color="FFFFFF"/>
                </w:tcBorders>
                <w:shd w:val="clear" w:color="F8CBAD" w:fill="F8CBAD"/>
                <w:noWrap/>
                <w:vAlign w:val="bottom"/>
                <w:hideMark/>
              </w:tcPr>
            </w:tcPrChange>
          </w:tcPr>
          <w:p w14:paraId="477F1823"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555" w:type="dxa"/>
            <w:tcBorders>
              <w:top w:val="single" w:sz="4" w:space="0" w:color="FFFFFF"/>
              <w:left w:val="nil"/>
              <w:bottom w:val="single" w:sz="4" w:space="0" w:color="FFFFFF"/>
              <w:right w:val="nil"/>
            </w:tcBorders>
            <w:shd w:val="clear" w:color="C6E0B4" w:fill="C6E0B4"/>
            <w:tcPrChange w:id="72" w:author="Anthony Cloudy" w:date="2017-04-14T14:21:00Z">
              <w:tcPr>
                <w:tcW w:w="1120" w:type="dxa"/>
                <w:tcBorders>
                  <w:top w:val="single" w:sz="4" w:space="0" w:color="FFFFFF"/>
                  <w:left w:val="nil"/>
                  <w:bottom w:val="single" w:sz="4" w:space="0" w:color="FFFFFF"/>
                  <w:right w:val="nil"/>
                </w:tcBorders>
                <w:shd w:val="clear" w:color="C6E0B4" w:fill="C6E0B4"/>
              </w:tcPr>
            </w:tcPrChange>
          </w:tcPr>
          <w:p w14:paraId="2F61DC4E" w14:textId="77777777" w:rsidR="00315ADD" w:rsidRPr="00004E65" w:rsidRDefault="00315ADD" w:rsidP="00004E65">
            <w:pPr>
              <w:jc w:val="right"/>
              <w:rPr>
                <w:ins w:id="73" w:author="Anthony Cloudy" w:date="2017-04-14T14:21:00Z"/>
                <w:rFonts w:ascii="Calibri" w:eastAsia="Times New Roman" w:hAnsi="Calibri" w:cs="Calibri"/>
                <w:color w:val="000000"/>
                <w:sz w:val="22"/>
                <w:szCs w:val="22"/>
                <w:lang w:eastAsia="ja-JP"/>
              </w:rPr>
            </w:pP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Change w:id="74" w:author="Anthony Cloudy" w:date="2017-04-14T14:21:00Z">
              <w:tcPr>
                <w:tcW w:w="1120" w:type="dxa"/>
                <w:tcBorders>
                  <w:top w:val="single" w:sz="4" w:space="0" w:color="FFFFFF"/>
                  <w:left w:val="nil"/>
                  <w:bottom w:val="single" w:sz="4" w:space="0" w:color="FFFFFF"/>
                  <w:right w:val="single" w:sz="4" w:space="0" w:color="FFFFFF"/>
                </w:tcBorders>
                <w:shd w:val="clear" w:color="C6E0B4" w:fill="C6E0B4"/>
                <w:noWrap/>
                <w:vAlign w:val="bottom"/>
                <w:hideMark/>
              </w:tcPr>
            </w:tcPrChange>
          </w:tcPr>
          <w:p w14:paraId="71CDBE92" w14:textId="1B26824F"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Change w:id="75" w:author="Anthony Cloudy" w:date="2017-04-14T14:21:00Z">
              <w:tcPr>
                <w:tcW w:w="1120" w:type="dxa"/>
                <w:tcBorders>
                  <w:top w:val="single" w:sz="4" w:space="0" w:color="FFFFFF"/>
                  <w:left w:val="nil"/>
                  <w:bottom w:val="single" w:sz="4" w:space="0" w:color="FFFFFF"/>
                  <w:right w:val="single" w:sz="4" w:space="0" w:color="FFFFFF"/>
                </w:tcBorders>
                <w:shd w:val="clear" w:color="F8CBAD" w:fill="F8CBAD"/>
                <w:noWrap/>
                <w:vAlign w:val="bottom"/>
                <w:hideMark/>
              </w:tcPr>
            </w:tcPrChange>
          </w:tcPr>
          <w:p w14:paraId="7D14C84B"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315ADD" w:rsidRPr="00004E65" w14:paraId="70E95AB0" w14:textId="77777777" w:rsidTr="00315ADD">
        <w:trPr>
          <w:trHeight w:val="300"/>
          <w:jc w:val="center"/>
          <w:trPrChange w:id="76"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77"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4FA5CD86"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Change w:id="78"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26CA7FB9"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555" w:type="dxa"/>
            <w:tcBorders>
              <w:top w:val="nil"/>
              <w:left w:val="nil"/>
              <w:bottom w:val="single" w:sz="4" w:space="0" w:color="FFFFFF"/>
              <w:right w:val="nil"/>
            </w:tcBorders>
            <w:shd w:val="clear" w:color="E2EFDA" w:fill="E2EFDA"/>
            <w:tcPrChange w:id="79" w:author="Anthony Cloudy" w:date="2017-04-14T14:21:00Z">
              <w:tcPr>
                <w:tcW w:w="1120" w:type="dxa"/>
                <w:tcBorders>
                  <w:top w:val="nil"/>
                  <w:left w:val="nil"/>
                  <w:bottom w:val="single" w:sz="4" w:space="0" w:color="FFFFFF"/>
                  <w:right w:val="nil"/>
                </w:tcBorders>
                <w:shd w:val="clear" w:color="E2EFDA" w:fill="E2EFDA"/>
              </w:tcPr>
            </w:tcPrChange>
          </w:tcPr>
          <w:p w14:paraId="2A90FE00" w14:textId="77777777" w:rsidR="00315ADD" w:rsidRPr="00004E65" w:rsidRDefault="00315ADD" w:rsidP="00004E65">
            <w:pPr>
              <w:jc w:val="right"/>
              <w:rPr>
                <w:ins w:id="80"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81"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4192A137" w14:textId="584D5A60"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Change w:id="82"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313F9FFC"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315ADD" w:rsidRPr="00004E65" w14:paraId="76B9A83F" w14:textId="77777777" w:rsidTr="00315ADD">
        <w:trPr>
          <w:trHeight w:val="300"/>
          <w:jc w:val="center"/>
          <w:trPrChange w:id="83"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84"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43491177"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Change w:id="85"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652FE21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555" w:type="dxa"/>
            <w:tcBorders>
              <w:top w:val="nil"/>
              <w:left w:val="nil"/>
              <w:bottom w:val="single" w:sz="4" w:space="0" w:color="FFFFFF"/>
              <w:right w:val="nil"/>
            </w:tcBorders>
            <w:shd w:val="clear" w:color="C6E0B4" w:fill="C6E0B4"/>
            <w:tcPrChange w:id="86" w:author="Anthony Cloudy" w:date="2017-04-14T14:21:00Z">
              <w:tcPr>
                <w:tcW w:w="1120" w:type="dxa"/>
                <w:tcBorders>
                  <w:top w:val="nil"/>
                  <w:left w:val="nil"/>
                  <w:bottom w:val="single" w:sz="4" w:space="0" w:color="FFFFFF"/>
                  <w:right w:val="nil"/>
                </w:tcBorders>
                <w:shd w:val="clear" w:color="C6E0B4" w:fill="C6E0B4"/>
              </w:tcPr>
            </w:tcPrChange>
          </w:tcPr>
          <w:p w14:paraId="4F827741" w14:textId="77777777" w:rsidR="00315ADD" w:rsidRPr="00004E65" w:rsidRDefault="00315ADD" w:rsidP="00004E65">
            <w:pPr>
              <w:jc w:val="right"/>
              <w:rPr>
                <w:ins w:id="87"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88"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790065DD" w14:textId="176D19C6"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Change w:id="89"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1F50B843"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315ADD" w:rsidRPr="00004E65" w14:paraId="08836E7B" w14:textId="77777777" w:rsidTr="00315ADD">
        <w:trPr>
          <w:trHeight w:val="300"/>
          <w:jc w:val="center"/>
          <w:trPrChange w:id="90"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91"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4B7864C8"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Change w:id="92"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64BF3C13"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555" w:type="dxa"/>
            <w:tcBorders>
              <w:top w:val="nil"/>
              <w:left w:val="nil"/>
              <w:bottom w:val="single" w:sz="4" w:space="0" w:color="FFFFFF"/>
              <w:right w:val="nil"/>
            </w:tcBorders>
            <w:shd w:val="clear" w:color="E2EFDA" w:fill="E2EFDA"/>
            <w:tcPrChange w:id="93" w:author="Anthony Cloudy" w:date="2017-04-14T14:21:00Z">
              <w:tcPr>
                <w:tcW w:w="1120" w:type="dxa"/>
                <w:tcBorders>
                  <w:top w:val="nil"/>
                  <w:left w:val="nil"/>
                  <w:bottom w:val="single" w:sz="4" w:space="0" w:color="FFFFFF"/>
                  <w:right w:val="nil"/>
                </w:tcBorders>
                <w:shd w:val="clear" w:color="E2EFDA" w:fill="E2EFDA"/>
              </w:tcPr>
            </w:tcPrChange>
          </w:tcPr>
          <w:p w14:paraId="533E7260" w14:textId="77777777" w:rsidR="00315ADD" w:rsidRPr="00004E65" w:rsidRDefault="00315ADD" w:rsidP="00004E65">
            <w:pPr>
              <w:jc w:val="right"/>
              <w:rPr>
                <w:ins w:id="94"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95"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17708291" w14:textId="5B25C68A"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Change w:id="96"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524DAA19"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315ADD" w:rsidRPr="00004E65" w14:paraId="3E66A812" w14:textId="77777777" w:rsidTr="00315ADD">
        <w:trPr>
          <w:trHeight w:val="300"/>
          <w:jc w:val="center"/>
          <w:trPrChange w:id="97"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98"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35321FA7"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Change w:id="99"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5EF521A2"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555" w:type="dxa"/>
            <w:tcBorders>
              <w:top w:val="nil"/>
              <w:left w:val="nil"/>
              <w:bottom w:val="single" w:sz="4" w:space="0" w:color="FFFFFF"/>
              <w:right w:val="nil"/>
            </w:tcBorders>
            <w:shd w:val="clear" w:color="C6E0B4" w:fill="C6E0B4"/>
            <w:tcPrChange w:id="100" w:author="Anthony Cloudy" w:date="2017-04-14T14:21:00Z">
              <w:tcPr>
                <w:tcW w:w="1120" w:type="dxa"/>
                <w:tcBorders>
                  <w:top w:val="nil"/>
                  <w:left w:val="nil"/>
                  <w:bottom w:val="single" w:sz="4" w:space="0" w:color="FFFFFF"/>
                  <w:right w:val="nil"/>
                </w:tcBorders>
                <w:shd w:val="clear" w:color="C6E0B4" w:fill="C6E0B4"/>
              </w:tcPr>
            </w:tcPrChange>
          </w:tcPr>
          <w:p w14:paraId="038B27A1" w14:textId="77777777" w:rsidR="00315ADD" w:rsidRPr="00004E65" w:rsidRDefault="00315ADD" w:rsidP="00004E65">
            <w:pPr>
              <w:jc w:val="right"/>
              <w:rPr>
                <w:ins w:id="101"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02"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7D182721" w14:textId="1DB6A95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Change w:id="103"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22A210AE"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315ADD" w:rsidRPr="00004E65" w14:paraId="34BDD089" w14:textId="77777777" w:rsidTr="00315ADD">
        <w:trPr>
          <w:trHeight w:val="300"/>
          <w:jc w:val="center"/>
          <w:trPrChange w:id="104"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000000" w:fill="92D050"/>
            <w:noWrap/>
            <w:vAlign w:val="bottom"/>
            <w:hideMark/>
            <w:tcPrChange w:id="105" w:author="Anthony Cloudy" w:date="2017-04-14T14:21:00Z">
              <w:tcPr>
                <w:tcW w:w="1120" w:type="dxa"/>
                <w:tcBorders>
                  <w:top w:val="nil"/>
                  <w:left w:val="nil"/>
                  <w:bottom w:val="single" w:sz="4" w:space="0" w:color="FFFFFF"/>
                  <w:right w:val="single" w:sz="4" w:space="0" w:color="FFFFFF"/>
                </w:tcBorders>
                <w:shd w:val="clear" w:color="000000" w:fill="92D050"/>
                <w:noWrap/>
                <w:vAlign w:val="bottom"/>
                <w:hideMark/>
              </w:tcPr>
            </w:tcPrChange>
          </w:tcPr>
          <w:p w14:paraId="034A919C" w14:textId="77777777" w:rsidR="00315ADD" w:rsidRPr="00004E65" w:rsidRDefault="00315ADD"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Change w:id="106" w:author="Anthony Cloudy" w:date="2017-04-14T14:21:00Z">
              <w:tcPr>
                <w:tcW w:w="1120" w:type="dxa"/>
                <w:tcBorders>
                  <w:top w:val="nil"/>
                  <w:left w:val="nil"/>
                  <w:bottom w:val="single" w:sz="4" w:space="0" w:color="FFFFFF"/>
                  <w:right w:val="single" w:sz="4" w:space="0" w:color="FFFFFF"/>
                </w:tcBorders>
                <w:shd w:val="clear" w:color="000000" w:fill="FFC000"/>
                <w:noWrap/>
                <w:vAlign w:val="bottom"/>
                <w:hideMark/>
              </w:tcPr>
            </w:tcPrChange>
          </w:tcPr>
          <w:p w14:paraId="5EC0C3B2" w14:textId="77777777" w:rsidR="00315ADD" w:rsidRPr="00004E65" w:rsidRDefault="00315ADD"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555" w:type="dxa"/>
            <w:tcBorders>
              <w:top w:val="nil"/>
              <w:left w:val="nil"/>
              <w:bottom w:val="single" w:sz="4" w:space="0" w:color="FFFFFF"/>
              <w:right w:val="nil"/>
            </w:tcBorders>
            <w:shd w:val="clear" w:color="E2EFDA" w:fill="E2EFDA"/>
            <w:tcPrChange w:id="107" w:author="Anthony Cloudy" w:date="2017-04-14T14:21:00Z">
              <w:tcPr>
                <w:tcW w:w="1120" w:type="dxa"/>
                <w:tcBorders>
                  <w:top w:val="nil"/>
                  <w:left w:val="nil"/>
                  <w:bottom w:val="single" w:sz="4" w:space="0" w:color="FFFFFF"/>
                  <w:right w:val="nil"/>
                </w:tcBorders>
                <w:shd w:val="clear" w:color="E2EFDA" w:fill="E2EFDA"/>
              </w:tcPr>
            </w:tcPrChange>
          </w:tcPr>
          <w:p w14:paraId="0D416C46" w14:textId="77777777" w:rsidR="00315ADD" w:rsidRPr="00004E65" w:rsidRDefault="00315ADD" w:rsidP="00004E65">
            <w:pPr>
              <w:jc w:val="right"/>
              <w:rPr>
                <w:ins w:id="108"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109"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24205C15" w14:textId="0C7C07BC"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Change w:id="110"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0879690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315ADD" w:rsidRPr="00004E65" w14:paraId="2CF1ABE9" w14:textId="77777777" w:rsidTr="00315ADD">
        <w:trPr>
          <w:trHeight w:val="300"/>
          <w:jc w:val="center"/>
          <w:trPrChange w:id="111"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12"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70F5DFB3"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Change w:id="113"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2393BE41"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555" w:type="dxa"/>
            <w:tcBorders>
              <w:top w:val="nil"/>
              <w:left w:val="nil"/>
              <w:bottom w:val="single" w:sz="4" w:space="0" w:color="FFFFFF"/>
              <w:right w:val="nil"/>
            </w:tcBorders>
            <w:shd w:val="clear" w:color="C6E0B4" w:fill="C6E0B4"/>
            <w:tcPrChange w:id="114" w:author="Anthony Cloudy" w:date="2017-04-14T14:21:00Z">
              <w:tcPr>
                <w:tcW w:w="1120" w:type="dxa"/>
                <w:tcBorders>
                  <w:top w:val="nil"/>
                  <w:left w:val="nil"/>
                  <w:bottom w:val="single" w:sz="4" w:space="0" w:color="FFFFFF"/>
                  <w:right w:val="nil"/>
                </w:tcBorders>
                <w:shd w:val="clear" w:color="C6E0B4" w:fill="C6E0B4"/>
              </w:tcPr>
            </w:tcPrChange>
          </w:tcPr>
          <w:p w14:paraId="2F3FD626" w14:textId="77777777" w:rsidR="00315ADD" w:rsidRPr="00004E65" w:rsidRDefault="00315ADD" w:rsidP="00004E65">
            <w:pPr>
              <w:jc w:val="right"/>
              <w:rPr>
                <w:ins w:id="115"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16"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75F69090" w14:textId="21E37D04"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Change w:id="117"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0F14D30F"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315ADD" w:rsidRPr="00004E65" w14:paraId="12063AF7" w14:textId="77777777" w:rsidTr="00315ADD">
        <w:trPr>
          <w:trHeight w:val="300"/>
          <w:jc w:val="center"/>
          <w:trPrChange w:id="118"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19"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4E5CCBBB"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Change w:id="120"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5900A6B7"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555" w:type="dxa"/>
            <w:tcBorders>
              <w:top w:val="nil"/>
              <w:left w:val="nil"/>
              <w:bottom w:val="single" w:sz="4" w:space="0" w:color="FFFFFF"/>
              <w:right w:val="nil"/>
            </w:tcBorders>
            <w:shd w:val="clear" w:color="000000" w:fill="92D050"/>
            <w:tcPrChange w:id="121" w:author="Anthony Cloudy" w:date="2017-04-14T14:21:00Z">
              <w:tcPr>
                <w:tcW w:w="1120" w:type="dxa"/>
                <w:tcBorders>
                  <w:top w:val="nil"/>
                  <w:left w:val="nil"/>
                  <w:bottom w:val="single" w:sz="4" w:space="0" w:color="FFFFFF"/>
                  <w:right w:val="nil"/>
                </w:tcBorders>
                <w:shd w:val="clear" w:color="000000" w:fill="92D050"/>
              </w:tcPr>
            </w:tcPrChange>
          </w:tcPr>
          <w:p w14:paraId="1502F7BB" w14:textId="77777777" w:rsidR="00315ADD" w:rsidRPr="00004E65" w:rsidRDefault="00315ADD" w:rsidP="00004E65">
            <w:pPr>
              <w:jc w:val="right"/>
              <w:rPr>
                <w:ins w:id="122" w:author="Anthony Cloudy" w:date="2017-04-14T14:21:00Z"/>
                <w:rFonts w:ascii="Calibri" w:eastAsia="Times New Roman" w:hAnsi="Calibri" w:cs="Calibri"/>
                <w:b/>
                <w:bCs/>
                <w:color w:val="000000"/>
                <w:sz w:val="22"/>
                <w:szCs w:val="22"/>
                <w:lang w:eastAsia="ja-JP"/>
              </w:rPr>
            </w:pPr>
          </w:p>
        </w:tc>
        <w:tc>
          <w:tcPr>
            <w:tcW w:w="1120" w:type="dxa"/>
            <w:tcBorders>
              <w:top w:val="nil"/>
              <w:left w:val="nil"/>
              <w:bottom w:val="single" w:sz="4" w:space="0" w:color="FFFFFF"/>
              <w:right w:val="single" w:sz="4" w:space="0" w:color="FFFFFF"/>
            </w:tcBorders>
            <w:shd w:val="clear" w:color="000000" w:fill="92D050"/>
            <w:noWrap/>
            <w:vAlign w:val="bottom"/>
            <w:hideMark/>
            <w:tcPrChange w:id="123" w:author="Anthony Cloudy" w:date="2017-04-14T14:21:00Z">
              <w:tcPr>
                <w:tcW w:w="1120" w:type="dxa"/>
                <w:tcBorders>
                  <w:top w:val="nil"/>
                  <w:left w:val="nil"/>
                  <w:bottom w:val="single" w:sz="4" w:space="0" w:color="FFFFFF"/>
                  <w:right w:val="single" w:sz="4" w:space="0" w:color="FFFFFF"/>
                </w:tcBorders>
                <w:shd w:val="clear" w:color="000000" w:fill="92D050"/>
                <w:noWrap/>
                <w:vAlign w:val="bottom"/>
                <w:hideMark/>
              </w:tcPr>
            </w:tcPrChange>
          </w:tcPr>
          <w:p w14:paraId="090895E6" w14:textId="3F074586" w:rsidR="00315ADD" w:rsidRPr="00004E65" w:rsidRDefault="00315ADD"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Change w:id="124" w:author="Anthony Cloudy" w:date="2017-04-14T14:21:00Z">
              <w:tcPr>
                <w:tcW w:w="1120" w:type="dxa"/>
                <w:tcBorders>
                  <w:top w:val="nil"/>
                  <w:left w:val="nil"/>
                  <w:bottom w:val="single" w:sz="4" w:space="0" w:color="FFFFFF"/>
                  <w:right w:val="single" w:sz="4" w:space="0" w:color="FFFFFF"/>
                </w:tcBorders>
                <w:shd w:val="clear" w:color="000000" w:fill="FFC000"/>
                <w:noWrap/>
                <w:vAlign w:val="bottom"/>
                <w:hideMark/>
              </w:tcPr>
            </w:tcPrChange>
          </w:tcPr>
          <w:p w14:paraId="296B3CBF" w14:textId="77777777" w:rsidR="00315ADD" w:rsidRPr="00004E65" w:rsidRDefault="00315ADD"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315ADD" w:rsidRPr="00004E65" w14:paraId="30B2D585" w14:textId="77777777" w:rsidTr="00315ADD">
        <w:trPr>
          <w:trHeight w:val="300"/>
          <w:jc w:val="center"/>
          <w:trPrChange w:id="125"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26"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1410C576"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Change w:id="127"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62740E64"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555" w:type="dxa"/>
            <w:tcBorders>
              <w:top w:val="nil"/>
              <w:left w:val="nil"/>
              <w:bottom w:val="single" w:sz="4" w:space="0" w:color="FFFFFF"/>
              <w:right w:val="nil"/>
            </w:tcBorders>
            <w:shd w:val="clear" w:color="C6E0B4" w:fill="C6E0B4"/>
            <w:tcPrChange w:id="128" w:author="Anthony Cloudy" w:date="2017-04-14T14:21:00Z">
              <w:tcPr>
                <w:tcW w:w="1120" w:type="dxa"/>
                <w:tcBorders>
                  <w:top w:val="nil"/>
                  <w:left w:val="nil"/>
                  <w:bottom w:val="single" w:sz="4" w:space="0" w:color="FFFFFF"/>
                  <w:right w:val="nil"/>
                </w:tcBorders>
                <w:shd w:val="clear" w:color="C6E0B4" w:fill="C6E0B4"/>
              </w:tcPr>
            </w:tcPrChange>
          </w:tcPr>
          <w:p w14:paraId="7C7458AB" w14:textId="77777777" w:rsidR="00315ADD" w:rsidRPr="00004E65" w:rsidRDefault="00315ADD" w:rsidP="00004E65">
            <w:pPr>
              <w:jc w:val="right"/>
              <w:rPr>
                <w:ins w:id="129"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30"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1958F9F5" w14:textId="2DE67071"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Change w:id="131"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0579E78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315ADD" w:rsidRPr="00004E65" w14:paraId="4AE6DB86" w14:textId="77777777" w:rsidTr="00315ADD">
        <w:trPr>
          <w:trHeight w:val="300"/>
          <w:jc w:val="center"/>
          <w:trPrChange w:id="132"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33"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57B615BF"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Change w:id="134"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7F6D36B2"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555" w:type="dxa"/>
            <w:tcBorders>
              <w:top w:val="nil"/>
              <w:left w:val="nil"/>
              <w:bottom w:val="single" w:sz="4" w:space="0" w:color="FFFFFF"/>
              <w:right w:val="nil"/>
            </w:tcBorders>
            <w:shd w:val="clear" w:color="E2EFDA" w:fill="E2EFDA"/>
            <w:tcPrChange w:id="135" w:author="Anthony Cloudy" w:date="2017-04-14T14:21:00Z">
              <w:tcPr>
                <w:tcW w:w="1120" w:type="dxa"/>
                <w:tcBorders>
                  <w:top w:val="nil"/>
                  <w:left w:val="nil"/>
                  <w:bottom w:val="single" w:sz="4" w:space="0" w:color="FFFFFF"/>
                  <w:right w:val="nil"/>
                </w:tcBorders>
                <w:shd w:val="clear" w:color="E2EFDA" w:fill="E2EFDA"/>
              </w:tcPr>
            </w:tcPrChange>
          </w:tcPr>
          <w:p w14:paraId="765DEEE7" w14:textId="77777777" w:rsidR="00315ADD" w:rsidRPr="00004E65" w:rsidRDefault="00315ADD" w:rsidP="00004E65">
            <w:pPr>
              <w:jc w:val="right"/>
              <w:rPr>
                <w:ins w:id="136"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137"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1BD8439A" w14:textId="167A8C1D"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Change w:id="138"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52A62504"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315ADD" w:rsidRPr="00004E65" w14:paraId="6401D9D9" w14:textId="77777777" w:rsidTr="00315ADD">
        <w:trPr>
          <w:trHeight w:val="300"/>
          <w:jc w:val="center"/>
          <w:trPrChange w:id="139"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40"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1580920D"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Change w:id="141"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006FC58F"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555" w:type="dxa"/>
            <w:tcBorders>
              <w:top w:val="nil"/>
              <w:left w:val="nil"/>
              <w:bottom w:val="single" w:sz="4" w:space="0" w:color="FFFFFF"/>
              <w:right w:val="nil"/>
            </w:tcBorders>
            <w:shd w:val="clear" w:color="C6E0B4" w:fill="C6E0B4"/>
            <w:tcPrChange w:id="142" w:author="Anthony Cloudy" w:date="2017-04-14T14:21:00Z">
              <w:tcPr>
                <w:tcW w:w="1120" w:type="dxa"/>
                <w:tcBorders>
                  <w:top w:val="nil"/>
                  <w:left w:val="nil"/>
                  <w:bottom w:val="single" w:sz="4" w:space="0" w:color="FFFFFF"/>
                  <w:right w:val="nil"/>
                </w:tcBorders>
                <w:shd w:val="clear" w:color="C6E0B4" w:fill="C6E0B4"/>
              </w:tcPr>
            </w:tcPrChange>
          </w:tcPr>
          <w:p w14:paraId="6464FC51" w14:textId="77777777" w:rsidR="00315ADD" w:rsidRPr="00004E65" w:rsidRDefault="00315ADD" w:rsidP="00004E65">
            <w:pPr>
              <w:jc w:val="right"/>
              <w:rPr>
                <w:ins w:id="143"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44"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5AFAA157" w14:textId="0CA300DE"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Change w:id="145"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5C0C6EC1"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315ADD" w:rsidRPr="00004E65" w14:paraId="44388491" w14:textId="77777777" w:rsidTr="00315ADD">
        <w:trPr>
          <w:trHeight w:val="300"/>
          <w:jc w:val="center"/>
          <w:trPrChange w:id="146"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47"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360F3DB6"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Change w:id="148"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01BF4DD5"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555" w:type="dxa"/>
            <w:tcBorders>
              <w:top w:val="nil"/>
              <w:left w:val="nil"/>
              <w:bottom w:val="single" w:sz="4" w:space="0" w:color="FFFFFF"/>
              <w:right w:val="nil"/>
            </w:tcBorders>
            <w:shd w:val="clear" w:color="E2EFDA" w:fill="E2EFDA"/>
            <w:tcPrChange w:id="149" w:author="Anthony Cloudy" w:date="2017-04-14T14:21:00Z">
              <w:tcPr>
                <w:tcW w:w="1120" w:type="dxa"/>
                <w:tcBorders>
                  <w:top w:val="nil"/>
                  <w:left w:val="nil"/>
                  <w:bottom w:val="single" w:sz="4" w:space="0" w:color="FFFFFF"/>
                  <w:right w:val="nil"/>
                </w:tcBorders>
                <w:shd w:val="clear" w:color="E2EFDA" w:fill="E2EFDA"/>
              </w:tcPr>
            </w:tcPrChange>
          </w:tcPr>
          <w:p w14:paraId="139227E1" w14:textId="77777777" w:rsidR="00315ADD" w:rsidRPr="00004E65" w:rsidRDefault="00315ADD" w:rsidP="00004E65">
            <w:pPr>
              <w:jc w:val="right"/>
              <w:rPr>
                <w:ins w:id="150"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151"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23198846" w14:textId="1130AE0F"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Change w:id="152"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258D9922"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315ADD" w:rsidRPr="00004E65" w14:paraId="774BF3A4" w14:textId="77777777" w:rsidTr="00315ADD">
        <w:trPr>
          <w:trHeight w:val="300"/>
          <w:jc w:val="center"/>
          <w:trPrChange w:id="153"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54"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4742990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Change w:id="155"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60F4652C"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555" w:type="dxa"/>
            <w:tcBorders>
              <w:top w:val="nil"/>
              <w:left w:val="nil"/>
              <w:bottom w:val="single" w:sz="4" w:space="0" w:color="FFFFFF"/>
              <w:right w:val="nil"/>
            </w:tcBorders>
            <w:shd w:val="clear" w:color="C6E0B4" w:fill="C6E0B4"/>
            <w:tcPrChange w:id="156" w:author="Anthony Cloudy" w:date="2017-04-14T14:21:00Z">
              <w:tcPr>
                <w:tcW w:w="1120" w:type="dxa"/>
                <w:tcBorders>
                  <w:top w:val="nil"/>
                  <w:left w:val="nil"/>
                  <w:bottom w:val="single" w:sz="4" w:space="0" w:color="FFFFFF"/>
                  <w:right w:val="nil"/>
                </w:tcBorders>
                <w:shd w:val="clear" w:color="C6E0B4" w:fill="C6E0B4"/>
              </w:tcPr>
            </w:tcPrChange>
          </w:tcPr>
          <w:p w14:paraId="3DC6DD7D" w14:textId="77777777" w:rsidR="00315ADD" w:rsidRPr="00004E65" w:rsidRDefault="00315ADD" w:rsidP="00004E65">
            <w:pPr>
              <w:jc w:val="right"/>
              <w:rPr>
                <w:ins w:id="157"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58"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1ADA3077" w14:textId="69109F94"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Change w:id="159"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3F81F2CA"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315ADD" w:rsidRPr="00004E65" w14:paraId="76D1B61F" w14:textId="77777777" w:rsidTr="00315ADD">
        <w:trPr>
          <w:trHeight w:val="300"/>
          <w:jc w:val="center"/>
          <w:trPrChange w:id="160"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61"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37CEC6A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Change w:id="162"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12A6BF45"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555" w:type="dxa"/>
            <w:tcBorders>
              <w:top w:val="nil"/>
              <w:left w:val="nil"/>
              <w:bottom w:val="single" w:sz="4" w:space="0" w:color="FFFFFF"/>
              <w:right w:val="nil"/>
            </w:tcBorders>
            <w:shd w:val="clear" w:color="E2EFDA" w:fill="E2EFDA"/>
            <w:tcPrChange w:id="163" w:author="Anthony Cloudy" w:date="2017-04-14T14:21:00Z">
              <w:tcPr>
                <w:tcW w:w="1120" w:type="dxa"/>
                <w:tcBorders>
                  <w:top w:val="nil"/>
                  <w:left w:val="nil"/>
                  <w:bottom w:val="single" w:sz="4" w:space="0" w:color="FFFFFF"/>
                  <w:right w:val="nil"/>
                </w:tcBorders>
                <w:shd w:val="clear" w:color="E2EFDA" w:fill="E2EFDA"/>
              </w:tcPr>
            </w:tcPrChange>
          </w:tcPr>
          <w:p w14:paraId="58734C05" w14:textId="77777777" w:rsidR="00315ADD" w:rsidRPr="00004E65" w:rsidRDefault="00315ADD" w:rsidP="00004E65">
            <w:pPr>
              <w:jc w:val="right"/>
              <w:rPr>
                <w:ins w:id="164"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165"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2204770F" w14:textId="112BCD65"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Change w:id="166"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20584EBF"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315ADD" w:rsidRPr="00004E65" w14:paraId="4AB3E7FC" w14:textId="77777777" w:rsidTr="00315ADD">
        <w:trPr>
          <w:trHeight w:val="300"/>
          <w:jc w:val="center"/>
          <w:trPrChange w:id="167"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68"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6644C11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Change w:id="169"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76AF821D"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555" w:type="dxa"/>
            <w:tcBorders>
              <w:top w:val="nil"/>
              <w:left w:val="nil"/>
              <w:bottom w:val="single" w:sz="4" w:space="0" w:color="FFFFFF"/>
              <w:right w:val="nil"/>
            </w:tcBorders>
            <w:shd w:val="clear" w:color="C6E0B4" w:fill="C6E0B4"/>
            <w:tcPrChange w:id="170" w:author="Anthony Cloudy" w:date="2017-04-14T14:21:00Z">
              <w:tcPr>
                <w:tcW w:w="1120" w:type="dxa"/>
                <w:tcBorders>
                  <w:top w:val="nil"/>
                  <w:left w:val="nil"/>
                  <w:bottom w:val="single" w:sz="4" w:space="0" w:color="FFFFFF"/>
                  <w:right w:val="nil"/>
                </w:tcBorders>
                <w:shd w:val="clear" w:color="C6E0B4" w:fill="C6E0B4"/>
              </w:tcPr>
            </w:tcPrChange>
          </w:tcPr>
          <w:p w14:paraId="3A58153A" w14:textId="77777777" w:rsidR="00315ADD" w:rsidRPr="00004E65" w:rsidRDefault="00315ADD" w:rsidP="00004E65">
            <w:pPr>
              <w:jc w:val="right"/>
              <w:rPr>
                <w:ins w:id="171"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72"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461F83AD" w14:textId="5A383BB9"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Change w:id="173"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420B687A"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315ADD" w:rsidRPr="00004E65" w14:paraId="032A44AE" w14:textId="77777777" w:rsidTr="00315ADD">
        <w:trPr>
          <w:trHeight w:val="300"/>
          <w:jc w:val="center"/>
          <w:trPrChange w:id="174"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75"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72D79C5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Change w:id="176"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5494AD3C"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555" w:type="dxa"/>
            <w:tcBorders>
              <w:top w:val="nil"/>
              <w:left w:val="nil"/>
              <w:bottom w:val="single" w:sz="4" w:space="0" w:color="FFFFFF"/>
              <w:right w:val="nil"/>
            </w:tcBorders>
            <w:shd w:val="clear" w:color="E2EFDA" w:fill="E2EFDA"/>
            <w:tcPrChange w:id="177" w:author="Anthony Cloudy" w:date="2017-04-14T14:21:00Z">
              <w:tcPr>
                <w:tcW w:w="1120" w:type="dxa"/>
                <w:tcBorders>
                  <w:top w:val="nil"/>
                  <w:left w:val="nil"/>
                  <w:bottom w:val="single" w:sz="4" w:space="0" w:color="FFFFFF"/>
                  <w:right w:val="nil"/>
                </w:tcBorders>
                <w:shd w:val="clear" w:color="E2EFDA" w:fill="E2EFDA"/>
              </w:tcPr>
            </w:tcPrChange>
          </w:tcPr>
          <w:p w14:paraId="27CEE84F" w14:textId="77777777" w:rsidR="00315ADD" w:rsidRPr="00004E65" w:rsidRDefault="00315ADD" w:rsidP="00004E65">
            <w:pPr>
              <w:jc w:val="right"/>
              <w:rPr>
                <w:ins w:id="178"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E2EFDA" w:fill="E2EFDA"/>
            <w:noWrap/>
            <w:vAlign w:val="bottom"/>
            <w:hideMark/>
            <w:tcPrChange w:id="179"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66C6C085" w14:textId="603336EC"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Change w:id="180"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71D49378"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315ADD" w:rsidRPr="00004E65" w14:paraId="65838DFC" w14:textId="77777777" w:rsidTr="00315ADD">
        <w:trPr>
          <w:trHeight w:val="300"/>
          <w:jc w:val="center"/>
          <w:trPrChange w:id="181"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C6E0B4" w:fill="C6E0B4"/>
            <w:noWrap/>
            <w:vAlign w:val="bottom"/>
            <w:hideMark/>
            <w:tcPrChange w:id="182"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079971D9"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Change w:id="183"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24B152E0"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555" w:type="dxa"/>
            <w:tcBorders>
              <w:top w:val="nil"/>
              <w:left w:val="nil"/>
              <w:bottom w:val="single" w:sz="4" w:space="0" w:color="FFFFFF"/>
              <w:right w:val="nil"/>
            </w:tcBorders>
            <w:shd w:val="clear" w:color="C6E0B4" w:fill="C6E0B4"/>
            <w:tcPrChange w:id="184" w:author="Anthony Cloudy" w:date="2017-04-14T14:21:00Z">
              <w:tcPr>
                <w:tcW w:w="1120" w:type="dxa"/>
                <w:tcBorders>
                  <w:top w:val="nil"/>
                  <w:left w:val="nil"/>
                  <w:bottom w:val="single" w:sz="4" w:space="0" w:color="FFFFFF"/>
                  <w:right w:val="nil"/>
                </w:tcBorders>
                <w:shd w:val="clear" w:color="C6E0B4" w:fill="C6E0B4"/>
              </w:tcPr>
            </w:tcPrChange>
          </w:tcPr>
          <w:p w14:paraId="33582CF5" w14:textId="77777777" w:rsidR="00315ADD" w:rsidRPr="00004E65" w:rsidRDefault="00315ADD" w:rsidP="00004E65">
            <w:pPr>
              <w:jc w:val="right"/>
              <w:rPr>
                <w:ins w:id="185" w:author="Anthony Cloudy" w:date="2017-04-14T14:21:00Z"/>
                <w:rFonts w:ascii="Calibri" w:eastAsia="Times New Roman" w:hAnsi="Calibri" w:cs="Calibri"/>
                <w:color w:val="000000"/>
                <w:sz w:val="22"/>
                <w:szCs w:val="22"/>
                <w:lang w:eastAsia="ja-JP"/>
              </w:rPr>
            </w:pPr>
          </w:p>
        </w:tc>
        <w:tc>
          <w:tcPr>
            <w:tcW w:w="1120" w:type="dxa"/>
            <w:tcBorders>
              <w:top w:val="nil"/>
              <w:left w:val="nil"/>
              <w:bottom w:val="single" w:sz="4" w:space="0" w:color="FFFFFF"/>
              <w:right w:val="single" w:sz="4" w:space="0" w:color="FFFFFF"/>
            </w:tcBorders>
            <w:shd w:val="clear" w:color="C6E0B4" w:fill="C6E0B4"/>
            <w:noWrap/>
            <w:vAlign w:val="bottom"/>
            <w:hideMark/>
            <w:tcPrChange w:id="186" w:author="Anthony Cloudy" w:date="2017-04-14T14:21:00Z">
              <w:tcPr>
                <w:tcW w:w="1120" w:type="dxa"/>
                <w:tcBorders>
                  <w:top w:val="nil"/>
                  <w:left w:val="nil"/>
                  <w:bottom w:val="single" w:sz="4" w:space="0" w:color="FFFFFF"/>
                  <w:right w:val="single" w:sz="4" w:space="0" w:color="FFFFFF"/>
                </w:tcBorders>
                <w:shd w:val="clear" w:color="C6E0B4" w:fill="C6E0B4"/>
                <w:noWrap/>
                <w:vAlign w:val="bottom"/>
                <w:hideMark/>
              </w:tcPr>
            </w:tcPrChange>
          </w:tcPr>
          <w:p w14:paraId="41C518F5" w14:textId="47B2D9BE"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Change w:id="187" w:author="Anthony Cloudy" w:date="2017-04-14T14:21:00Z">
              <w:tcPr>
                <w:tcW w:w="1120" w:type="dxa"/>
                <w:tcBorders>
                  <w:top w:val="nil"/>
                  <w:left w:val="nil"/>
                  <w:bottom w:val="single" w:sz="4" w:space="0" w:color="FFFFFF"/>
                  <w:right w:val="single" w:sz="4" w:space="0" w:color="FFFFFF"/>
                </w:tcBorders>
                <w:shd w:val="clear" w:color="F8CBAD" w:fill="F8CBAD"/>
                <w:noWrap/>
                <w:vAlign w:val="bottom"/>
                <w:hideMark/>
              </w:tcPr>
            </w:tcPrChange>
          </w:tcPr>
          <w:p w14:paraId="415B456F"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315ADD" w:rsidRPr="00004E65" w14:paraId="3033792F" w14:textId="77777777" w:rsidTr="00315ADD">
        <w:trPr>
          <w:trHeight w:val="300"/>
          <w:jc w:val="center"/>
          <w:trPrChange w:id="188" w:author="Anthony Cloudy" w:date="2017-04-14T14:21:00Z">
            <w:trPr>
              <w:trHeight w:val="300"/>
              <w:jc w:val="center"/>
            </w:trPr>
          </w:trPrChange>
        </w:trPr>
        <w:tc>
          <w:tcPr>
            <w:tcW w:w="1120" w:type="dxa"/>
            <w:tcBorders>
              <w:top w:val="nil"/>
              <w:left w:val="nil"/>
              <w:bottom w:val="single" w:sz="4" w:space="0" w:color="FFFFFF"/>
              <w:right w:val="single" w:sz="4" w:space="0" w:color="FFFFFF"/>
            </w:tcBorders>
            <w:shd w:val="clear" w:color="E2EFDA" w:fill="E2EFDA"/>
            <w:noWrap/>
            <w:vAlign w:val="bottom"/>
            <w:hideMark/>
            <w:tcPrChange w:id="189" w:author="Anthony Cloudy" w:date="2017-04-14T14:21:00Z">
              <w:tcPr>
                <w:tcW w:w="1120" w:type="dxa"/>
                <w:tcBorders>
                  <w:top w:val="nil"/>
                  <w:left w:val="nil"/>
                  <w:bottom w:val="single" w:sz="4" w:space="0" w:color="FFFFFF"/>
                  <w:right w:val="single" w:sz="4" w:space="0" w:color="FFFFFF"/>
                </w:tcBorders>
                <w:shd w:val="clear" w:color="E2EFDA" w:fill="E2EFDA"/>
                <w:noWrap/>
                <w:vAlign w:val="bottom"/>
                <w:hideMark/>
              </w:tcPr>
            </w:tcPrChange>
          </w:tcPr>
          <w:p w14:paraId="02EAF483"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Change w:id="190" w:author="Anthony Cloudy" w:date="2017-04-14T14:21:00Z">
              <w:tcPr>
                <w:tcW w:w="1120" w:type="dxa"/>
                <w:tcBorders>
                  <w:top w:val="nil"/>
                  <w:left w:val="nil"/>
                  <w:bottom w:val="single" w:sz="4" w:space="0" w:color="FFFFFF"/>
                  <w:right w:val="single" w:sz="4" w:space="0" w:color="FFFFFF"/>
                </w:tcBorders>
                <w:shd w:val="clear" w:color="FCE4D6" w:fill="FCE4D6"/>
                <w:noWrap/>
                <w:vAlign w:val="bottom"/>
                <w:hideMark/>
              </w:tcPr>
            </w:tcPrChange>
          </w:tcPr>
          <w:p w14:paraId="0AB2F1A7"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555" w:type="dxa"/>
            <w:tcBorders>
              <w:top w:val="nil"/>
              <w:left w:val="nil"/>
              <w:bottom w:val="nil"/>
              <w:right w:val="nil"/>
            </w:tcBorders>
            <w:shd w:val="clear" w:color="E2EFDA" w:fill="E2EFDA"/>
            <w:tcPrChange w:id="191" w:author="Anthony Cloudy" w:date="2017-04-14T14:21:00Z">
              <w:tcPr>
                <w:tcW w:w="1120" w:type="dxa"/>
                <w:tcBorders>
                  <w:top w:val="nil"/>
                  <w:left w:val="nil"/>
                  <w:bottom w:val="nil"/>
                  <w:right w:val="nil"/>
                </w:tcBorders>
                <w:shd w:val="clear" w:color="E2EFDA" w:fill="E2EFDA"/>
              </w:tcPr>
            </w:tcPrChange>
          </w:tcPr>
          <w:p w14:paraId="151122F6" w14:textId="77777777" w:rsidR="00315ADD" w:rsidRPr="00004E65" w:rsidRDefault="00315ADD" w:rsidP="00004E65">
            <w:pPr>
              <w:jc w:val="right"/>
              <w:rPr>
                <w:ins w:id="192" w:author="Anthony Cloudy" w:date="2017-04-14T14:21:00Z"/>
                <w:rFonts w:ascii="Calibri" w:eastAsia="Times New Roman" w:hAnsi="Calibri" w:cs="Calibri"/>
                <w:color w:val="000000"/>
                <w:sz w:val="22"/>
                <w:szCs w:val="22"/>
                <w:lang w:eastAsia="ja-JP"/>
              </w:rPr>
            </w:pPr>
          </w:p>
        </w:tc>
        <w:tc>
          <w:tcPr>
            <w:tcW w:w="1120" w:type="dxa"/>
            <w:tcBorders>
              <w:top w:val="nil"/>
              <w:left w:val="nil"/>
              <w:bottom w:val="nil"/>
              <w:right w:val="single" w:sz="4" w:space="0" w:color="FFFFFF"/>
            </w:tcBorders>
            <w:shd w:val="clear" w:color="E2EFDA" w:fill="E2EFDA"/>
            <w:noWrap/>
            <w:vAlign w:val="bottom"/>
            <w:hideMark/>
            <w:tcPrChange w:id="193" w:author="Anthony Cloudy" w:date="2017-04-14T14:21:00Z">
              <w:tcPr>
                <w:tcW w:w="1120" w:type="dxa"/>
                <w:tcBorders>
                  <w:top w:val="nil"/>
                  <w:left w:val="nil"/>
                  <w:bottom w:val="nil"/>
                  <w:right w:val="single" w:sz="4" w:space="0" w:color="FFFFFF"/>
                </w:tcBorders>
                <w:shd w:val="clear" w:color="E2EFDA" w:fill="E2EFDA"/>
                <w:noWrap/>
                <w:vAlign w:val="bottom"/>
                <w:hideMark/>
              </w:tcPr>
            </w:tcPrChange>
          </w:tcPr>
          <w:p w14:paraId="0DED3FA8" w14:textId="58C19229"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Change w:id="194" w:author="Anthony Cloudy" w:date="2017-04-14T14:21:00Z">
              <w:tcPr>
                <w:tcW w:w="1120" w:type="dxa"/>
                <w:tcBorders>
                  <w:top w:val="nil"/>
                  <w:left w:val="nil"/>
                  <w:bottom w:val="nil"/>
                  <w:right w:val="single" w:sz="4" w:space="0" w:color="FFFFFF"/>
                </w:tcBorders>
                <w:shd w:val="clear" w:color="FCE4D6" w:fill="FCE4D6"/>
                <w:noWrap/>
                <w:vAlign w:val="bottom"/>
                <w:hideMark/>
              </w:tcPr>
            </w:tcPrChange>
          </w:tcPr>
          <w:p w14:paraId="61AFCC0A" w14:textId="77777777"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315ADD" w:rsidRPr="00004E65" w14:paraId="5B98F914" w14:textId="77777777" w:rsidTr="00315ADD">
        <w:trPr>
          <w:trHeight w:val="300"/>
          <w:jc w:val="center"/>
          <w:trPrChange w:id="195" w:author="Anthony Cloudy" w:date="2017-04-14T14:21:00Z">
            <w:trPr>
              <w:trHeight w:val="300"/>
              <w:jc w:val="center"/>
            </w:trPr>
          </w:trPrChange>
        </w:trPr>
        <w:tc>
          <w:tcPr>
            <w:tcW w:w="1120" w:type="dxa"/>
            <w:tcBorders>
              <w:top w:val="nil"/>
              <w:left w:val="nil"/>
              <w:bottom w:val="nil"/>
              <w:right w:val="nil"/>
            </w:tcBorders>
            <w:shd w:val="clear" w:color="auto" w:fill="auto"/>
            <w:noWrap/>
            <w:vAlign w:val="bottom"/>
            <w:hideMark/>
            <w:tcPrChange w:id="196" w:author="Anthony Cloudy" w:date="2017-04-14T14:21:00Z">
              <w:tcPr>
                <w:tcW w:w="1120" w:type="dxa"/>
                <w:tcBorders>
                  <w:top w:val="nil"/>
                  <w:left w:val="nil"/>
                  <w:bottom w:val="nil"/>
                  <w:right w:val="nil"/>
                </w:tcBorders>
                <w:shd w:val="clear" w:color="auto" w:fill="auto"/>
                <w:noWrap/>
                <w:vAlign w:val="bottom"/>
                <w:hideMark/>
              </w:tcPr>
            </w:tcPrChange>
          </w:tcPr>
          <w:p w14:paraId="41BCBE44" w14:textId="77777777" w:rsidR="00315ADD" w:rsidRPr="00004E65" w:rsidRDefault="00315ADD"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Change w:id="197" w:author="Anthony Cloudy" w:date="2017-04-14T14:21:00Z">
              <w:tcPr>
                <w:tcW w:w="1120" w:type="dxa"/>
                <w:tcBorders>
                  <w:top w:val="nil"/>
                  <w:left w:val="nil"/>
                  <w:bottom w:val="nil"/>
                  <w:right w:val="nil"/>
                </w:tcBorders>
                <w:shd w:val="clear" w:color="auto" w:fill="auto"/>
                <w:noWrap/>
                <w:vAlign w:val="bottom"/>
                <w:hideMark/>
              </w:tcPr>
            </w:tcPrChange>
          </w:tcPr>
          <w:p w14:paraId="00DC0768" w14:textId="77777777" w:rsidR="00315ADD" w:rsidRPr="00004E65" w:rsidRDefault="00315ADD" w:rsidP="00004E65">
            <w:pPr>
              <w:rPr>
                <w:rFonts w:eastAsia="Times New Roman"/>
                <w:lang w:eastAsia="ja-JP"/>
              </w:rPr>
            </w:pPr>
          </w:p>
        </w:tc>
        <w:tc>
          <w:tcPr>
            <w:tcW w:w="555" w:type="dxa"/>
            <w:tcBorders>
              <w:top w:val="nil"/>
              <w:left w:val="nil"/>
              <w:bottom w:val="nil"/>
              <w:right w:val="nil"/>
            </w:tcBorders>
            <w:tcPrChange w:id="198" w:author="Anthony Cloudy" w:date="2017-04-14T14:21:00Z">
              <w:tcPr>
                <w:tcW w:w="1120" w:type="dxa"/>
                <w:tcBorders>
                  <w:top w:val="nil"/>
                  <w:left w:val="nil"/>
                  <w:bottom w:val="nil"/>
                  <w:right w:val="nil"/>
                </w:tcBorders>
              </w:tcPr>
            </w:tcPrChange>
          </w:tcPr>
          <w:p w14:paraId="682FFA37" w14:textId="77777777" w:rsidR="00315ADD" w:rsidRPr="00004E65" w:rsidRDefault="00315ADD" w:rsidP="00004E65">
            <w:pPr>
              <w:rPr>
                <w:ins w:id="199" w:author="Anthony Cloudy" w:date="2017-04-14T14:21:00Z"/>
                <w:rFonts w:eastAsia="Times New Roman"/>
                <w:lang w:eastAsia="ja-JP"/>
              </w:rPr>
            </w:pPr>
          </w:p>
        </w:tc>
        <w:tc>
          <w:tcPr>
            <w:tcW w:w="1120" w:type="dxa"/>
            <w:tcBorders>
              <w:top w:val="nil"/>
              <w:left w:val="nil"/>
              <w:bottom w:val="nil"/>
              <w:right w:val="nil"/>
            </w:tcBorders>
            <w:shd w:val="clear" w:color="auto" w:fill="auto"/>
            <w:noWrap/>
            <w:vAlign w:val="bottom"/>
            <w:hideMark/>
            <w:tcPrChange w:id="200" w:author="Anthony Cloudy" w:date="2017-04-14T14:21:00Z">
              <w:tcPr>
                <w:tcW w:w="1120" w:type="dxa"/>
                <w:tcBorders>
                  <w:top w:val="nil"/>
                  <w:left w:val="nil"/>
                  <w:bottom w:val="nil"/>
                  <w:right w:val="nil"/>
                </w:tcBorders>
                <w:shd w:val="clear" w:color="auto" w:fill="auto"/>
                <w:noWrap/>
                <w:vAlign w:val="bottom"/>
                <w:hideMark/>
              </w:tcPr>
            </w:tcPrChange>
          </w:tcPr>
          <w:p w14:paraId="1414C5F3" w14:textId="4D76F8B4" w:rsidR="00315ADD" w:rsidRPr="00004E65" w:rsidRDefault="00315ADD"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Change w:id="201" w:author="Anthony Cloudy" w:date="2017-04-14T14:21:00Z">
              <w:tcPr>
                <w:tcW w:w="1120" w:type="dxa"/>
                <w:tcBorders>
                  <w:top w:val="nil"/>
                  <w:left w:val="nil"/>
                  <w:bottom w:val="nil"/>
                  <w:right w:val="nil"/>
                </w:tcBorders>
                <w:shd w:val="clear" w:color="auto" w:fill="auto"/>
                <w:noWrap/>
                <w:vAlign w:val="bottom"/>
                <w:hideMark/>
              </w:tcPr>
            </w:tcPrChange>
          </w:tcPr>
          <w:p w14:paraId="7BFAB259" w14:textId="77777777" w:rsidR="00315ADD" w:rsidRPr="00004E65" w:rsidRDefault="00315ADD" w:rsidP="00004E65">
            <w:pPr>
              <w:rPr>
                <w:rFonts w:eastAsia="Times New Roman"/>
                <w:lang w:eastAsia="ja-JP"/>
              </w:rPr>
            </w:pPr>
          </w:p>
        </w:tc>
      </w:tr>
      <w:tr w:rsidR="00315ADD" w:rsidRPr="00004E65" w14:paraId="0C185A34" w14:textId="77777777" w:rsidTr="00315ADD">
        <w:trPr>
          <w:trHeight w:val="300"/>
          <w:jc w:val="center"/>
          <w:trPrChange w:id="202" w:author="Anthony Cloudy" w:date="2017-04-14T14:21:00Z">
            <w:trPr>
              <w:trHeight w:val="300"/>
              <w:jc w:val="center"/>
            </w:trPr>
          </w:trPrChange>
        </w:trPr>
        <w:tc>
          <w:tcPr>
            <w:tcW w:w="1120" w:type="dxa"/>
            <w:tcBorders>
              <w:top w:val="nil"/>
              <w:left w:val="nil"/>
              <w:bottom w:val="nil"/>
              <w:right w:val="nil"/>
            </w:tcBorders>
            <w:shd w:val="clear" w:color="auto" w:fill="auto"/>
            <w:noWrap/>
            <w:vAlign w:val="bottom"/>
            <w:hideMark/>
            <w:tcPrChange w:id="203" w:author="Anthony Cloudy" w:date="2017-04-14T14:21:00Z">
              <w:tcPr>
                <w:tcW w:w="1120" w:type="dxa"/>
                <w:tcBorders>
                  <w:top w:val="nil"/>
                  <w:left w:val="nil"/>
                  <w:bottom w:val="nil"/>
                  <w:right w:val="nil"/>
                </w:tcBorders>
                <w:shd w:val="clear" w:color="auto" w:fill="auto"/>
                <w:noWrap/>
                <w:vAlign w:val="bottom"/>
                <w:hideMark/>
              </w:tcPr>
            </w:tcPrChange>
          </w:tcPr>
          <w:p w14:paraId="1698565A" w14:textId="77777777" w:rsidR="00315ADD" w:rsidRPr="00004E65" w:rsidRDefault="00315ADD"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Change w:id="204" w:author="Anthony Cloudy" w:date="2017-04-14T14:21:00Z">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tcPrChange>
          </w:tcPr>
          <w:p w14:paraId="6D356541" w14:textId="77777777" w:rsidR="00315ADD" w:rsidRPr="00004E65" w:rsidRDefault="00315ADD"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555" w:type="dxa"/>
            <w:tcBorders>
              <w:top w:val="single" w:sz="4" w:space="0" w:color="auto"/>
              <w:left w:val="nil"/>
              <w:bottom w:val="single" w:sz="4" w:space="0" w:color="auto"/>
              <w:right w:val="nil"/>
            </w:tcBorders>
            <w:shd w:val="clear" w:color="000000" w:fill="DDEBF7"/>
            <w:tcPrChange w:id="205" w:author="Anthony Cloudy" w:date="2017-04-14T14:21:00Z">
              <w:tcPr>
                <w:tcW w:w="1120" w:type="dxa"/>
                <w:tcBorders>
                  <w:top w:val="single" w:sz="4" w:space="0" w:color="auto"/>
                  <w:left w:val="nil"/>
                  <w:bottom w:val="single" w:sz="4" w:space="0" w:color="auto"/>
                  <w:right w:val="nil"/>
                </w:tcBorders>
                <w:shd w:val="clear" w:color="000000" w:fill="DDEBF7"/>
              </w:tcPr>
            </w:tcPrChange>
          </w:tcPr>
          <w:p w14:paraId="53268754" w14:textId="5B76440F" w:rsidR="00315ADD" w:rsidRPr="00004E65" w:rsidRDefault="00315ADD" w:rsidP="00004E65">
            <w:pPr>
              <w:jc w:val="right"/>
              <w:rPr>
                <w:ins w:id="206" w:author="Anthony Cloudy" w:date="2017-04-14T14:21:00Z"/>
                <w:rFonts w:ascii="Calibri" w:eastAsia="Times New Roman" w:hAnsi="Calibri" w:cs="Calibri"/>
                <w:color w:val="000000"/>
                <w:sz w:val="22"/>
                <w:szCs w:val="22"/>
                <w:lang w:eastAsia="ja-JP"/>
              </w:rPr>
            </w:pPr>
            <w:ins w:id="207" w:author="Anthony Cloudy" w:date="2017-04-14T14:21:00Z">
              <w:r>
                <w:rPr>
                  <w:rFonts w:ascii="Calibri" w:eastAsia="Times New Roman" w:hAnsi="Calibri" w:cs="Calibri"/>
                  <w:color w:val="000000"/>
                  <w:sz w:val="22"/>
                  <w:szCs w:val="22"/>
                  <w:lang w:eastAsia="ja-JP"/>
                </w:rPr>
                <w:t>1</w:t>
              </w:r>
            </w:ins>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Change w:id="208" w:author="Anthony Cloudy" w:date="2017-04-14T14:21:00Z">
              <w:tcPr>
                <w:tcW w:w="1120" w:type="dxa"/>
                <w:tcBorders>
                  <w:top w:val="single" w:sz="4" w:space="0" w:color="auto"/>
                  <w:left w:val="nil"/>
                  <w:bottom w:val="single" w:sz="4" w:space="0" w:color="auto"/>
                  <w:right w:val="single" w:sz="4" w:space="0" w:color="auto"/>
                </w:tcBorders>
                <w:shd w:val="clear" w:color="000000" w:fill="DDEBF7"/>
                <w:noWrap/>
                <w:vAlign w:val="bottom"/>
                <w:hideMark/>
              </w:tcPr>
            </w:tcPrChange>
          </w:tcPr>
          <w:p w14:paraId="347A4F0C" w14:textId="0FDBAB1A"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ins w:id="209" w:author="Anthony Cloudy" w:date="2017-04-14T14:22:00Z">
              <w:r>
                <w:rPr>
                  <w:rFonts w:ascii="Calibri" w:eastAsia="Times New Roman" w:hAnsi="Calibri" w:cs="Calibri"/>
                  <w:color w:val="000000"/>
                  <w:sz w:val="22"/>
                  <w:szCs w:val="22"/>
                  <w:lang w:eastAsia="ja-JP"/>
                </w:rPr>
                <w:t>.00</w:t>
              </w:r>
            </w:ins>
          </w:p>
        </w:tc>
        <w:tc>
          <w:tcPr>
            <w:tcW w:w="1120" w:type="dxa"/>
            <w:tcBorders>
              <w:top w:val="nil"/>
              <w:left w:val="nil"/>
              <w:bottom w:val="nil"/>
              <w:right w:val="nil"/>
            </w:tcBorders>
            <w:shd w:val="clear" w:color="auto" w:fill="auto"/>
            <w:noWrap/>
            <w:vAlign w:val="bottom"/>
            <w:hideMark/>
            <w:tcPrChange w:id="210" w:author="Anthony Cloudy" w:date="2017-04-14T14:21:00Z">
              <w:tcPr>
                <w:tcW w:w="1120" w:type="dxa"/>
                <w:tcBorders>
                  <w:top w:val="nil"/>
                  <w:left w:val="nil"/>
                  <w:bottom w:val="nil"/>
                  <w:right w:val="nil"/>
                </w:tcBorders>
                <w:shd w:val="clear" w:color="auto" w:fill="auto"/>
                <w:noWrap/>
                <w:vAlign w:val="bottom"/>
                <w:hideMark/>
              </w:tcPr>
            </w:tcPrChange>
          </w:tcPr>
          <w:p w14:paraId="53375082" w14:textId="77777777" w:rsidR="00315ADD" w:rsidRPr="00004E65" w:rsidRDefault="00315ADD" w:rsidP="00004E65">
            <w:pPr>
              <w:jc w:val="right"/>
              <w:rPr>
                <w:rFonts w:ascii="Calibri" w:eastAsia="Times New Roman" w:hAnsi="Calibri" w:cs="Calibri"/>
                <w:color w:val="000000"/>
                <w:sz w:val="22"/>
                <w:szCs w:val="22"/>
                <w:lang w:eastAsia="ja-JP"/>
              </w:rPr>
            </w:pPr>
          </w:p>
        </w:tc>
      </w:tr>
      <w:tr w:rsidR="00315ADD" w:rsidRPr="00004E65" w14:paraId="7ACC1C4E" w14:textId="77777777" w:rsidTr="00315ADD">
        <w:trPr>
          <w:trHeight w:val="300"/>
          <w:jc w:val="center"/>
          <w:trPrChange w:id="211" w:author="Anthony Cloudy" w:date="2017-04-14T14:21:00Z">
            <w:trPr>
              <w:trHeight w:val="300"/>
              <w:jc w:val="center"/>
            </w:trPr>
          </w:trPrChange>
        </w:trPr>
        <w:tc>
          <w:tcPr>
            <w:tcW w:w="1120" w:type="dxa"/>
            <w:tcBorders>
              <w:top w:val="nil"/>
              <w:left w:val="nil"/>
              <w:bottom w:val="nil"/>
              <w:right w:val="nil"/>
            </w:tcBorders>
            <w:shd w:val="clear" w:color="auto" w:fill="auto"/>
            <w:noWrap/>
            <w:vAlign w:val="bottom"/>
            <w:hideMark/>
            <w:tcPrChange w:id="212" w:author="Anthony Cloudy" w:date="2017-04-14T14:21:00Z">
              <w:tcPr>
                <w:tcW w:w="1120" w:type="dxa"/>
                <w:tcBorders>
                  <w:top w:val="nil"/>
                  <w:left w:val="nil"/>
                  <w:bottom w:val="nil"/>
                  <w:right w:val="nil"/>
                </w:tcBorders>
                <w:shd w:val="clear" w:color="auto" w:fill="auto"/>
                <w:noWrap/>
                <w:vAlign w:val="bottom"/>
                <w:hideMark/>
              </w:tcPr>
            </w:tcPrChange>
          </w:tcPr>
          <w:p w14:paraId="1D49419A" w14:textId="77777777" w:rsidR="00315ADD" w:rsidRPr="00004E65" w:rsidRDefault="00315ADD"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Change w:id="213" w:author="Anthony Cloudy" w:date="2017-04-14T14:21:00Z">
              <w:tcPr>
                <w:tcW w:w="1120" w:type="dxa"/>
                <w:tcBorders>
                  <w:top w:val="nil"/>
                  <w:left w:val="single" w:sz="4" w:space="0" w:color="auto"/>
                  <w:bottom w:val="single" w:sz="4" w:space="0" w:color="auto"/>
                  <w:right w:val="single" w:sz="4" w:space="0" w:color="auto"/>
                </w:tcBorders>
                <w:shd w:val="clear" w:color="000000" w:fill="BDD7EE"/>
                <w:noWrap/>
                <w:vAlign w:val="bottom"/>
                <w:hideMark/>
              </w:tcPr>
            </w:tcPrChange>
          </w:tcPr>
          <w:p w14:paraId="1E667A14" w14:textId="77777777" w:rsidR="00315ADD" w:rsidRPr="00004E65" w:rsidRDefault="00315ADD"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555" w:type="dxa"/>
            <w:tcBorders>
              <w:top w:val="nil"/>
              <w:left w:val="nil"/>
              <w:bottom w:val="single" w:sz="4" w:space="0" w:color="auto"/>
              <w:right w:val="nil"/>
            </w:tcBorders>
            <w:shd w:val="clear" w:color="000000" w:fill="BDD7EE"/>
            <w:tcPrChange w:id="214" w:author="Anthony Cloudy" w:date="2017-04-14T14:21:00Z">
              <w:tcPr>
                <w:tcW w:w="1120" w:type="dxa"/>
                <w:tcBorders>
                  <w:top w:val="nil"/>
                  <w:left w:val="nil"/>
                  <w:bottom w:val="single" w:sz="4" w:space="0" w:color="auto"/>
                  <w:right w:val="nil"/>
                </w:tcBorders>
                <w:shd w:val="clear" w:color="000000" w:fill="BDD7EE"/>
              </w:tcPr>
            </w:tcPrChange>
          </w:tcPr>
          <w:p w14:paraId="31A058AB" w14:textId="399BEBB2" w:rsidR="00315ADD" w:rsidRPr="00004E65" w:rsidRDefault="00315ADD" w:rsidP="00004E65">
            <w:pPr>
              <w:jc w:val="right"/>
              <w:rPr>
                <w:ins w:id="215" w:author="Anthony Cloudy" w:date="2017-04-14T14:21:00Z"/>
                <w:rFonts w:ascii="Calibri" w:eastAsia="Times New Roman" w:hAnsi="Calibri" w:cs="Calibri"/>
                <w:color w:val="000000"/>
                <w:sz w:val="22"/>
                <w:szCs w:val="22"/>
                <w:lang w:eastAsia="ja-JP"/>
              </w:rPr>
            </w:pPr>
            <w:ins w:id="216" w:author="Anthony Cloudy" w:date="2017-04-14T14:22:00Z">
              <w:r>
                <w:rPr>
                  <w:rFonts w:ascii="Calibri" w:eastAsia="Times New Roman" w:hAnsi="Calibri" w:cs="Calibri"/>
                  <w:color w:val="000000"/>
                  <w:sz w:val="22"/>
                  <w:szCs w:val="22"/>
                  <w:lang w:eastAsia="ja-JP"/>
                </w:rPr>
                <w:t>36</w:t>
              </w:r>
            </w:ins>
          </w:p>
        </w:tc>
        <w:tc>
          <w:tcPr>
            <w:tcW w:w="1120" w:type="dxa"/>
            <w:tcBorders>
              <w:top w:val="nil"/>
              <w:left w:val="nil"/>
              <w:bottom w:val="single" w:sz="4" w:space="0" w:color="auto"/>
              <w:right w:val="single" w:sz="4" w:space="0" w:color="auto"/>
            </w:tcBorders>
            <w:shd w:val="clear" w:color="000000" w:fill="BDD7EE"/>
            <w:noWrap/>
            <w:vAlign w:val="bottom"/>
            <w:hideMark/>
            <w:tcPrChange w:id="217" w:author="Anthony Cloudy" w:date="2017-04-14T14:21:00Z">
              <w:tcPr>
                <w:tcW w:w="1120" w:type="dxa"/>
                <w:tcBorders>
                  <w:top w:val="nil"/>
                  <w:left w:val="nil"/>
                  <w:bottom w:val="single" w:sz="4" w:space="0" w:color="auto"/>
                  <w:right w:val="single" w:sz="4" w:space="0" w:color="auto"/>
                </w:tcBorders>
                <w:shd w:val="clear" w:color="000000" w:fill="BDD7EE"/>
                <w:noWrap/>
                <w:vAlign w:val="bottom"/>
                <w:hideMark/>
              </w:tcPr>
            </w:tcPrChange>
          </w:tcPr>
          <w:p w14:paraId="5C660F88" w14:textId="03860114" w:rsidR="00315ADD" w:rsidRPr="00004E65" w:rsidRDefault="00315ADD"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ins w:id="218" w:author="Anthony Cloudy" w:date="2017-04-14T14:22:00Z">
              <w:r>
                <w:rPr>
                  <w:rFonts w:ascii="Calibri" w:eastAsia="Times New Roman" w:hAnsi="Calibri" w:cs="Calibri"/>
                  <w:color w:val="000000"/>
                  <w:sz w:val="22"/>
                  <w:szCs w:val="22"/>
                  <w:lang w:eastAsia="ja-JP"/>
                </w:rPr>
                <w:t>.00</w:t>
              </w:r>
            </w:ins>
          </w:p>
        </w:tc>
        <w:tc>
          <w:tcPr>
            <w:tcW w:w="1120" w:type="dxa"/>
            <w:tcBorders>
              <w:top w:val="nil"/>
              <w:left w:val="nil"/>
              <w:bottom w:val="nil"/>
              <w:right w:val="nil"/>
            </w:tcBorders>
            <w:shd w:val="clear" w:color="auto" w:fill="auto"/>
            <w:noWrap/>
            <w:vAlign w:val="bottom"/>
            <w:hideMark/>
            <w:tcPrChange w:id="219" w:author="Anthony Cloudy" w:date="2017-04-14T14:21:00Z">
              <w:tcPr>
                <w:tcW w:w="1120" w:type="dxa"/>
                <w:tcBorders>
                  <w:top w:val="nil"/>
                  <w:left w:val="nil"/>
                  <w:bottom w:val="nil"/>
                  <w:right w:val="nil"/>
                </w:tcBorders>
                <w:shd w:val="clear" w:color="auto" w:fill="auto"/>
                <w:noWrap/>
                <w:vAlign w:val="bottom"/>
                <w:hideMark/>
              </w:tcPr>
            </w:tcPrChange>
          </w:tcPr>
          <w:p w14:paraId="526EAC12" w14:textId="77777777" w:rsidR="00315ADD" w:rsidRPr="00004E65" w:rsidRDefault="00315ADD"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6214063D" w:rsidR="000D370A" w:rsidRDefault="000D370A" w:rsidP="00E458C7">
      <w:pPr>
        <w:pStyle w:val="Caption"/>
        <w:jc w:val="both"/>
      </w:pPr>
      <w:bookmarkStart w:id="220" w:name="_Ref477259672"/>
      <w:bookmarkStart w:id="221" w:name="_Toc479265047"/>
      <w:r>
        <w:t xml:space="preserve">Figure </w:t>
      </w:r>
      <w:fldSimple w:instr=" SEQ Figure \* ARABIC ">
        <w:r w:rsidR="005312F9">
          <w:rPr>
            <w:noProof/>
          </w:rPr>
          <w:t>21</w:t>
        </w:r>
      </w:fldSimple>
      <w:bookmarkEnd w:id="220"/>
      <w:r>
        <w:t xml:space="preserve">: A </w:t>
      </w:r>
      <w:del w:id="222" w:author="Anthony Cloudy" w:date="2017-04-14T14:18:00Z">
        <w:r w:rsidDel="00315ADD">
          <w:delText>row from the stat</w:delText>
        </w:r>
      </w:del>
      <w:r>
        <w:t xml:space="preserve"> table that demonstrates the growth of a stat's value based on the stat's level.</w:t>
      </w:r>
      <w:r w:rsidR="00004E65">
        <w:t xml:space="preserve"> The formula uses the min and max value for the stat below, and interpolates across the two values to generate the growth curve.</w:t>
      </w:r>
      <w:bookmarkEnd w:id="221"/>
    </w:p>
    <w:p w14:paraId="6993EE23" w14:textId="35ED485D" w:rsidR="000D370A" w:rsidRDefault="000D370A" w:rsidP="00E458C7">
      <w:pPr>
        <w:jc w:val="both"/>
      </w:pPr>
      <w:r>
        <w:tab/>
      </w:r>
      <w:r w:rsidR="00004E65">
        <w:t>Above</w:t>
      </w:r>
      <w:r>
        <w:t xml:space="preserve"> is a </w:t>
      </w:r>
      <w:del w:id="223" w:author="Anthony Cloudy" w:date="2017-04-14T14:20:00Z">
        <w:r w:rsidDel="00315ADD">
          <w:delText xml:space="preserve">subsection of the </w:delText>
        </w:r>
      </w:del>
      <w:r>
        <w:t xml:space="preserve">table that calculates </w:t>
      </w:r>
      <w:del w:id="224" w:author="Anthony Cloudy" w:date="2017-04-14T14:20:00Z">
        <w:r w:rsidDel="00315ADD">
          <w:delText xml:space="preserve">out </w:delText>
        </w:r>
      </w:del>
      <w:r>
        <w:t xml:space="preserve">and displays </w:t>
      </w:r>
      <w:ins w:id="225" w:author="Anthony Cloudy" w:date="2017-04-14T14:20:00Z">
        <w:r w:rsidR="00315ADD">
          <w:t xml:space="preserve">the top speed </w:t>
        </w:r>
        <w:proofErr w:type="spellStart"/>
        <w:r w:rsidR="00315ADD">
          <w:t>stat’s</w:t>
        </w:r>
      </w:ins>
      <w:del w:id="226" w:author="Anthony Cloudy" w:date="2017-04-14T14:20:00Z">
        <w:r w:rsidDel="00315ADD">
          <w:delText xml:space="preserve">a stat’s </w:delText>
        </w:r>
      </w:del>
      <w:r>
        <w:t>growth</w:t>
      </w:r>
      <w:proofErr w:type="spellEnd"/>
      <w:r>
        <w:t xml:space="preserve"> based on skill level. </w:t>
      </w:r>
      <w:r w:rsidR="00314672">
        <w:t xml:space="preserve">By entering a minimum and maximum level at the bottom (the stat values for </w:t>
      </w:r>
      <w:del w:id="227" w:author="Anthony Cloudy" w:date="2017-04-14T14:20:00Z">
        <w:r w:rsidR="00314672" w:rsidDel="00315ADD">
          <w:delText xml:space="preserve">-5 levels </w:delText>
        </w:r>
      </w:del>
      <w:ins w:id="228" w:author="Anthony Cloudy" w:date="2017-04-14T14:20:00Z">
        <w:r w:rsidR="00315ADD">
          <w:t>level</w:t>
        </w:r>
      </w:ins>
      <w:ins w:id="229" w:author="Anthony Cloudy" w:date="2017-04-14T14:21:00Z">
        <w:r w:rsidR="00315ADD">
          <w:t>s</w:t>
        </w:r>
      </w:ins>
      <w:ins w:id="230" w:author="Anthony Cloudy" w:date="2017-04-14T14:20:00Z">
        <w:r w:rsidR="00315ADD">
          <w:t xml:space="preserve"> 1</w:t>
        </w:r>
      </w:ins>
      <w:ins w:id="231" w:author="Anthony Cloudy" w:date="2017-04-14T14:21:00Z">
        <w:r w:rsidR="00315ADD">
          <w:t xml:space="preserve"> </w:t>
        </w:r>
      </w:ins>
      <w:r w:rsidR="00314672">
        <w:t xml:space="preserve">and </w:t>
      </w:r>
      <w:del w:id="232" w:author="Anthony Cloudy" w:date="2017-04-14T14:20:00Z">
        <w:r w:rsidR="00314672" w:rsidDel="00315ADD">
          <w:delText>30 levels</w:delText>
        </w:r>
      </w:del>
      <w:ins w:id="233" w:author="Anthony Cloudy" w:date="2017-04-14T14:21:00Z">
        <w:r w:rsidR="00315ADD">
          <w:t>36</w:t>
        </w:r>
      </w:ins>
      <w:r w:rsidR="00314672">
        <w:t xml:space="preserve">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lastRenderedPageBreak/>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3699B9D0" w:rsidR="00314672" w:rsidRDefault="009B07F5" w:rsidP="00E458C7">
      <w:pPr>
        <w:pStyle w:val="Caption"/>
        <w:jc w:val="both"/>
        <w:rPr>
          <w:noProof/>
        </w:rPr>
      </w:pPr>
      <w:bookmarkStart w:id="234" w:name="_Ref477261420"/>
      <w:bookmarkStart w:id="235" w:name="_Toc479265048"/>
      <w:r>
        <w:t xml:space="preserve">Figure </w:t>
      </w:r>
      <w:fldSimple w:instr=" SEQ Figure \* ARABIC ">
        <w:r w:rsidR="005312F9">
          <w:rPr>
            <w:noProof/>
          </w:rPr>
          <w:t>22</w:t>
        </w:r>
      </w:fldSimple>
      <w:bookmarkEnd w:id="234"/>
      <w:r w:rsidR="00813728">
        <w:t>: A graph</w:t>
      </w:r>
      <w:r>
        <w:t xml:space="preserve"> from the information table that show how the stats manifest in</w:t>
      </w:r>
      <w:ins w:id="236" w:author="Anthony Cloudy" w:date="2017-04-14T14:23:00Z">
        <w:r w:rsidR="00315ADD">
          <w:t>-</w:t>
        </w:r>
      </w:ins>
      <w:del w:id="237" w:author="Anthony Cloudy" w:date="2017-04-14T14:23:00Z">
        <w:r w:rsidDel="00315ADD">
          <w:delText xml:space="preserve"> the </w:delText>
        </w:r>
      </w:del>
      <w:r>
        <w:t>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t>
      </w:r>
      <w:ins w:id="238" w:author="Anthony Cloudy" w:date="2017-04-14T14:26:00Z">
        <w:r w:rsidR="00EF3E72">
          <w:rPr>
            <w:noProof/>
          </w:rPr>
          <w:t xml:space="preserve">(X) </w:t>
        </w:r>
      </w:ins>
      <w:r>
        <w:rPr>
          <w:noProof/>
        </w:rPr>
        <w:t xml:space="preserve">would take to defeat </w:t>
      </w:r>
      <w:r w:rsidR="00813728">
        <w:rPr>
          <w:noProof/>
        </w:rPr>
        <w:t xml:space="preserve">and be defeated by other </w:t>
      </w:r>
      <w:del w:id="239" w:author="Anthony Cloudy" w:date="2017-04-14T14:23:00Z">
        <w:r w:rsidR="00813728" w:rsidDel="00315ADD">
          <w:rPr>
            <w:noProof/>
          </w:rPr>
          <w:delText>characters</w:delText>
        </w:r>
      </w:del>
      <w:ins w:id="240" w:author="Anthony Cloudy" w:date="2017-04-14T14:23:00Z">
        <w:r w:rsidR="00315ADD">
          <w:rPr>
            <w:noProof/>
          </w:rPr>
          <w:t>players</w:t>
        </w:r>
      </w:ins>
      <w:r w:rsidR="00813728">
        <w:rPr>
          <w:noProof/>
        </w:rPr>
        <w:t xml:space="preserve">, such as a vanilla </w:t>
      </w:r>
      <w:del w:id="241" w:author="Anthony Cloudy" w:date="2017-04-14T14:24:00Z">
        <w:r w:rsidR="00813728" w:rsidDel="00315ADD">
          <w:rPr>
            <w:noProof/>
          </w:rPr>
          <w:delText xml:space="preserve">character </w:delText>
        </w:r>
      </w:del>
      <w:ins w:id="242" w:author="Anthony Cloudy" w:date="2017-04-14T14:24:00Z">
        <w:r w:rsidR="00315ADD">
          <w:rPr>
            <w:noProof/>
          </w:rPr>
          <w:t>player</w:t>
        </w:r>
      </w:ins>
      <w:ins w:id="243" w:author="Anthony Cloudy" w:date="2017-04-14T14:25:00Z">
        <w:r w:rsidR="00EF3E72">
          <w:rPr>
            <w:noProof/>
          </w:rPr>
          <w:t xml:space="preserve"> </w:t>
        </w:r>
      </w:ins>
      <w:r w:rsidR="00813728">
        <w:rPr>
          <w:noProof/>
        </w:rPr>
        <w:t xml:space="preserve">or a </w:t>
      </w:r>
      <w:del w:id="244" w:author="Anthony Cloudy" w:date="2017-04-14T14:24:00Z">
        <w:r w:rsidR="00813728" w:rsidDel="00315ADD">
          <w:rPr>
            <w:noProof/>
          </w:rPr>
          <w:delText xml:space="preserve">character </w:delText>
        </w:r>
      </w:del>
      <w:ins w:id="245" w:author="Anthony Cloudy" w:date="2017-04-14T14:24:00Z">
        <w:r w:rsidR="00315ADD">
          <w:rPr>
            <w:noProof/>
          </w:rPr>
          <w:t xml:space="preserve">player </w:t>
        </w:r>
      </w:ins>
      <w:r w:rsidR="00813728">
        <w:rPr>
          <w:noProof/>
        </w:rPr>
        <w:t>with maxed-out stats</w:t>
      </w:r>
      <w:ins w:id="246" w:author="Anthony Cloudy" w:date="2017-04-14T14:25:00Z">
        <w:r w:rsidR="00EF3E72">
          <w:rPr>
            <w:noProof/>
          </w:rPr>
          <w:t xml:space="preserve"> (all stats at level 26)</w:t>
        </w:r>
      </w:ins>
      <w:r>
        <w:rPr>
          <w:noProof/>
        </w:rPr>
        <w:t>.</w:t>
      </w:r>
      <w:bookmarkEnd w:id="235"/>
    </w:p>
    <w:p w14:paraId="1CB3487B" w14:textId="3E844578" w:rsidR="009B07F5" w:rsidRDefault="00676C12" w:rsidP="00E458C7">
      <w:pPr>
        <w:jc w:val="both"/>
      </w:pPr>
      <w:r>
        <w:tab/>
        <w:t>The final table in the spreadsheet applies the different stat levels in a seri</w:t>
      </w:r>
      <w:r w:rsidR="00813728">
        <w:t xml:space="preserve">es of theoretical situations. The chart </w:t>
      </w:r>
      <w:del w:id="247" w:author="Anthony Cloudy" w:date="2017-04-14T14:26:00Z">
        <w:r w:rsidR="00813728" w:rsidDel="00EF3E72">
          <w:delText xml:space="preserve">above </w:delText>
        </w:r>
      </w:del>
      <w:ins w:id="248" w:author="Anthony Cloudy" w:date="2017-04-14T14:26:00Z">
        <w:r w:rsidR="00EF3E72">
          <w:t xml:space="preserve">below [[[[MOVE CHART DOWN]]]] </w:t>
        </w:r>
      </w:ins>
      <w:r>
        <w:t xml:space="preserve">pits a </w:t>
      </w:r>
      <w:del w:id="249" w:author="Anthony Cloudy" w:date="2017-04-14T14:26:00Z">
        <w:r w:rsidDel="00EF3E72">
          <w:delText xml:space="preserve">leveled </w:delText>
        </w:r>
      </w:del>
      <w:r>
        <w:t>character</w:t>
      </w:r>
      <w:ins w:id="250" w:author="Anthony Cloudy" w:date="2017-04-14T14:26:00Z">
        <w:r w:rsidR="00EF3E72">
          <w:t xml:space="preserve"> of mean level X</w:t>
        </w:r>
      </w:ins>
      <w:r>
        <w:t xml:space="preserve"> </w:t>
      </w:r>
      <w:del w:id="251" w:author="Anthony Cloudy" w:date="2017-04-14T14:27:00Z">
        <w:r w:rsidDel="00EF3E72">
          <w:delText>up against</w:delText>
        </w:r>
      </w:del>
      <w:ins w:id="252" w:author="Anthony Cloudy" w:date="2017-04-14T14:27:00Z">
        <w:r w:rsidR="00EF3E72">
          <w:t>versus</w:t>
        </w:r>
      </w:ins>
      <w:r>
        <w:t xml:space="preserve"> a vanilla ship </w:t>
      </w:r>
      <w:ins w:id="253" w:author="Anthony Cloudy" w:date="2017-04-14T14:27:00Z">
        <w:r w:rsidR="00EF3E72">
          <w:rPr>
            <w:noProof/>
          </w:rPr>
          <w:t>(all stats at level 6</w:t>
        </w:r>
        <w:proofErr w:type="gramStart"/>
        <w:r w:rsidR="00EF3E72">
          <w:rPr>
            <w:noProof/>
          </w:rPr>
          <w:t xml:space="preserve">)  </w:t>
        </w:r>
      </w:ins>
      <w:r>
        <w:t>firing</w:t>
      </w:r>
      <w:proofErr w:type="gramEnd"/>
      <w:r>
        <w:t xml:space="preserve"> at point-blank range to </w:t>
      </w:r>
      <w:del w:id="254" w:author="Anthony Cloudy" w:date="2017-04-14T14:27:00Z">
        <w:r w:rsidDel="00EF3E72">
          <w:delText xml:space="preserve">see </w:delText>
        </w:r>
      </w:del>
      <w:ins w:id="255" w:author="Anthony Cloudy" w:date="2017-04-14T14:27:00Z">
        <w:r w:rsidR="00EF3E72">
          <w:t xml:space="preserve">determine </w:t>
        </w:r>
      </w:ins>
      <w:del w:id="256" w:author="Anthony Cloudy" w:date="2017-04-14T14:27:00Z">
        <w:r w:rsidDel="00EF3E72">
          <w:delText xml:space="preserve">the </w:delText>
        </w:r>
      </w:del>
      <w:r>
        <w:t xml:space="preserve">best-case time </w:t>
      </w:r>
      <w:del w:id="257" w:author="Anthony Cloudy" w:date="2017-04-14T14:27:00Z">
        <w:r w:rsidDel="00EF3E72">
          <w:delText xml:space="preserve">it would take </w:delText>
        </w:r>
      </w:del>
      <w:r>
        <w:t>to kill the vanilla ship. By applying the values in this chart, data about the meaning behind those stats is available without needing to play the game and test the values, which sped up development and iteration on the stats considerably.</w:t>
      </w:r>
      <w:ins w:id="258" w:author="Anthony Cloudy" w:date="2017-04-14T14:28:00Z">
        <w:r w:rsidR="00EF3E72">
          <w:t xml:space="preserve"> [[[[TIGHTEN UP THIS SENTENCE]]]]</w:t>
        </w:r>
      </w:ins>
      <w:r>
        <w:t xml:space="preserve"> </w:t>
      </w:r>
      <w:ins w:id="259" w:author="Anthony Cloudy" w:date="2017-04-14T14:28:00Z">
        <w:r w:rsidR="00EF3E72">
          <w:t>By using this chart…</w:t>
        </w:r>
      </w:ins>
    </w:p>
    <w:p w14:paraId="675AB179" w14:textId="261E2142" w:rsidR="00E6596F" w:rsidRPr="00E6596F" w:rsidDel="00EF3E72" w:rsidRDefault="00E6596F" w:rsidP="00E458C7">
      <w:pPr>
        <w:ind w:firstLine="202"/>
        <w:jc w:val="both"/>
        <w:rPr>
          <w:del w:id="260" w:author="Anthony Cloudy" w:date="2017-04-14T14:33:00Z"/>
        </w:rPr>
      </w:pPr>
      <w:r w:rsidRPr="00E6596F">
        <w:t>The project employed concentric development to organize the game’s components and features into discrete tiers</w:t>
      </w:r>
      <w:r>
        <w:t>. Each tier</w:t>
      </w:r>
      <w:r w:rsidRPr="00E6596F">
        <w:t xml:space="preserve"> </w:t>
      </w:r>
      <w:del w:id="261" w:author="Anthony Cloudy" w:date="2017-04-14T14:29:00Z">
        <w:r w:rsidRPr="00E6596F" w:rsidDel="00EF3E72">
          <w:delText xml:space="preserve">consisted of a set of features that </w:delText>
        </w:r>
      </w:del>
      <w:r w:rsidRPr="00E6596F">
        <w:t xml:space="preserve">built off the previous tier’s work, and provided a clear path for the project’s dependencies. The tiers also </w:t>
      </w:r>
      <w:del w:id="262" w:author="Anthony Cloudy" w:date="2017-04-14T14:29:00Z">
        <w:r w:rsidRPr="00E6596F" w:rsidDel="00EF3E72">
          <w:delText xml:space="preserve">provided </w:delText>
        </w:r>
      </w:del>
      <w:ins w:id="263" w:author="Anthony Cloudy" w:date="2017-04-14T14:29:00Z">
        <w:r w:rsidR="00EF3E72">
          <w:t>defined</w:t>
        </w:r>
        <w:r w:rsidR="00EF3E72" w:rsidRPr="00E6596F">
          <w:t xml:space="preserve"> </w:t>
        </w:r>
      </w:ins>
      <w:ins w:id="264" w:author="Anthony Cloudy" w:date="2017-04-14T14:30:00Z">
        <w:r w:rsidR="00EF3E72">
          <w:t xml:space="preserve">feature </w:t>
        </w:r>
      </w:ins>
      <w:proofErr w:type="spellStart"/>
      <w:r w:rsidRPr="00E6596F">
        <w:t>priorities</w:t>
      </w:r>
      <w:del w:id="265" w:author="Anthony Cloudy" w:date="2017-04-14T14:30:00Z">
        <w:r w:rsidRPr="00E6596F" w:rsidDel="00EF3E72">
          <w:delText xml:space="preserve"> for the sets of features, and naturally</w:delText>
        </w:r>
      </w:del>
      <w:ins w:id="266" w:author="Anthony Cloudy" w:date="2017-04-14T14:30:00Z">
        <w:r w:rsidR="00EF3E72">
          <w:t>dividing</w:t>
        </w:r>
        <w:proofErr w:type="spellEnd"/>
        <w:r w:rsidR="00EF3E72">
          <w:t xml:space="preserve"> them naturally into milestones</w:t>
        </w:r>
      </w:ins>
      <w:del w:id="267" w:author="Anthony Cloudy" w:date="2017-04-14T14:30:00Z">
        <w:r w:rsidRPr="00E6596F" w:rsidDel="00EF3E72">
          <w:delText xml:space="preserve"> divided up the features into milestones</w:delText>
        </w:r>
      </w:del>
      <w:r w:rsidRPr="00E6596F">
        <w:t xml:space="preserve">. </w:t>
      </w:r>
      <w:ins w:id="268" w:author="Anthony Cloudy" w:date="2017-04-14T14:34:00Z">
        <w:r w:rsidR="00EF3E72">
          <w:t xml:space="preserve">[[[[TAKE NEXT PARAGRAPH UP HERE]]]] </w:t>
        </w:r>
      </w:ins>
      <w:r w:rsidRPr="00E6596F">
        <w:t xml:space="preserve">The </w:t>
      </w:r>
      <w:del w:id="269" w:author="Anthony Cloudy" w:date="2017-04-14T14:34:00Z">
        <w:r w:rsidRPr="00E6596F" w:rsidDel="00EF3E72">
          <w:delText xml:space="preserve">last </w:delText>
        </w:r>
      </w:del>
      <w:ins w:id="270" w:author="Anthony Cloudy" w:date="2017-04-14T14:46:00Z">
        <w:r w:rsidR="0010649F">
          <w:t>“stretch”</w:t>
        </w:r>
      </w:ins>
      <w:ins w:id="271" w:author="Anthony Cloudy" w:date="2017-04-14T14:34:00Z">
        <w:r w:rsidR="00EF3E72" w:rsidRPr="00E6596F">
          <w:t xml:space="preserve"> </w:t>
        </w:r>
      </w:ins>
      <w:r w:rsidRPr="00E6596F">
        <w:t xml:space="preserve">tier was considered optional, and </w:t>
      </w:r>
      <w:del w:id="272" w:author="Anthony Cloudy" w:date="2017-04-14T14:31:00Z">
        <w:r w:rsidRPr="00E6596F" w:rsidDel="00EF3E72">
          <w:delText>served as</w:delText>
        </w:r>
      </w:del>
      <w:ins w:id="273" w:author="Anthony Cloudy" w:date="2017-04-14T14:31:00Z">
        <w:r w:rsidR="00EF3E72">
          <w:t>comprised</w:t>
        </w:r>
      </w:ins>
      <w:r w:rsidRPr="00E6596F">
        <w:t xml:space="preserve"> the stretch goals of the </w:t>
      </w:r>
      <w:proofErr w:type="spellStart"/>
      <w:r w:rsidRPr="00E6596F">
        <w:t>project.</w:t>
      </w:r>
    </w:p>
    <w:p w14:paraId="1D5767AB" w14:textId="70E15A93" w:rsidR="00E6596F" w:rsidRPr="00E6596F" w:rsidRDefault="00E6596F" w:rsidP="00EF3E72">
      <w:pPr>
        <w:jc w:val="both"/>
        <w:pPrChange w:id="274" w:author="Anthony Cloudy" w:date="2017-04-14T14:33:00Z">
          <w:pPr>
            <w:ind w:firstLine="202"/>
            <w:jc w:val="both"/>
          </w:pPr>
        </w:pPrChange>
      </w:pPr>
      <w:r>
        <w:t>The</w:t>
      </w:r>
      <w:proofErr w:type="spellEnd"/>
      <w:r>
        <w:t xml:space="preserve"> </w:t>
      </w:r>
      <w:ins w:id="275" w:author="Anthony Cloudy" w:date="2017-04-14T14:39:00Z">
        <w:r w:rsidR="00C865AC">
          <w:t>“</w:t>
        </w:r>
      </w:ins>
      <w:r>
        <w:t>foundational</w:t>
      </w:r>
      <w:ins w:id="276" w:author="Anthony Cloudy" w:date="2017-04-14T14:39:00Z">
        <w:r w:rsidR="00C865AC">
          <w:t>”</w:t>
        </w:r>
      </w:ins>
      <w:r>
        <w:t xml:space="preserve"> tier consisted</w:t>
      </w:r>
      <w:r w:rsidRPr="00E6596F">
        <w:t xml:space="preserve"> of </w:t>
      </w:r>
      <w:del w:id="277" w:author="Anthony Cloudy" w:date="2017-04-14T14:32:00Z">
        <w:r w:rsidDel="00EF3E72">
          <w:delText>the</w:delText>
        </w:r>
        <w:r w:rsidRPr="00E6596F" w:rsidDel="00EF3E72">
          <w:delText xml:space="preserve"> </w:delText>
        </w:r>
      </w:del>
      <w:r w:rsidRPr="00E6596F">
        <w:t>mandatory engine</w:t>
      </w:r>
      <w:ins w:id="278" w:author="Anthony Cloudy" w:date="2017-04-14T14:33:00Z">
        <w:r w:rsidR="00EF3E72">
          <w:t xml:space="preserve"> features and bugfixes</w:t>
        </w:r>
      </w:ins>
      <w:r w:rsidRPr="00E6596F">
        <w:t xml:space="preserve"> work </w:t>
      </w:r>
      <w:del w:id="279" w:author="Anthony Cloudy" w:date="2017-04-14T14:32:00Z">
        <w:r w:rsidRPr="00E6596F" w:rsidDel="00EF3E72">
          <w:delText>that need</w:delText>
        </w:r>
        <w:r w:rsidDel="00EF3E72">
          <w:delText>ed</w:delText>
        </w:r>
        <w:r w:rsidRPr="00E6596F" w:rsidDel="00EF3E72">
          <w:delText xml:space="preserve"> </w:delText>
        </w:r>
      </w:del>
      <w:r w:rsidRPr="00E6596F">
        <w:t xml:space="preserve">to be </w:t>
      </w:r>
      <w:del w:id="280" w:author="Anthony Cloudy" w:date="2017-04-14T14:32:00Z">
        <w:r w:rsidRPr="00E6596F" w:rsidDel="00EF3E72">
          <w:delText xml:space="preserve">done </w:delText>
        </w:r>
      </w:del>
      <w:ins w:id="281" w:author="Anthony Cloudy" w:date="2017-04-14T14:32:00Z">
        <w:r w:rsidR="00EF3E72">
          <w:t>undertaken</w:t>
        </w:r>
        <w:r w:rsidR="00EF3E72" w:rsidRPr="00E6596F">
          <w:t xml:space="preserve"> </w:t>
        </w:r>
      </w:ins>
      <w:r w:rsidRPr="00E6596F">
        <w:t>before beginning the project.</w:t>
      </w:r>
      <w:del w:id="282" w:author="Anthony Cloudy" w:date="2017-04-14T14:33:00Z">
        <w:r w:rsidRPr="00E6596F" w:rsidDel="00EF3E72">
          <w:delText xml:space="preserve"> Although most</w:delText>
        </w:r>
        <w:r w:rsidDel="00EF3E72">
          <w:delText xml:space="preserve"> of</w:delText>
        </w:r>
        <w:r w:rsidRPr="00E6596F" w:rsidDel="00EF3E72">
          <w:delText xml:space="preserve"> the engine’s subsystems </w:delText>
        </w:r>
        <w:r w:rsidDel="00EF3E72">
          <w:delText>were</w:delText>
        </w:r>
        <w:r w:rsidRPr="00E6596F" w:rsidDel="00EF3E72">
          <w:delText xml:space="preserve"> </w:delText>
        </w:r>
        <w:r w:rsidR="00CE0291" w:rsidDel="00EF3E72">
          <w:delText xml:space="preserve">up to the quality needed for creating </w:delText>
        </w:r>
        <w:r w:rsidR="00CE0291" w:rsidDel="00EF3E72">
          <w:rPr>
            <w:i/>
          </w:rPr>
          <w:delText>AllStar</w:delText>
        </w:r>
        <w:r w:rsidRPr="00E6596F" w:rsidDel="00EF3E72">
          <w:delText>, a few bugs with rendering and particle systems need</w:delText>
        </w:r>
        <w:r w:rsidDel="00EF3E72">
          <w:delText>ed</w:delText>
        </w:r>
        <w:r w:rsidRPr="00E6596F" w:rsidDel="00EF3E72">
          <w:delText xml:space="preserve"> to be addressed before </w:delText>
        </w:r>
        <w:r w:rsidDel="00EF3E72">
          <w:delText>starting</w:delText>
        </w:r>
        <w:r w:rsidRPr="00E6596F" w:rsidDel="00EF3E72">
          <w:delText xml:space="preserve"> the</w:delText>
        </w:r>
        <w:r w:rsidDel="00EF3E72">
          <w:delText xml:space="preserve"> bulk of the</w:delText>
        </w:r>
        <w:r w:rsidRPr="00E6596F" w:rsidDel="00EF3E72">
          <w:delText xml:space="preserve"> project</w:delText>
        </w:r>
      </w:del>
      <w:r w:rsidRPr="00E6596F">
        <w:t>.</w:t>
      </w:r>
    </w:p>
    <w:p w14:paraId="3D30D680" w14:textId="78D23F8C" w:rsidR="00E6596F" w:rsidRPr="00E6596F" w:rsidRDefault="00CE0291" w:rsidP="00E458C7">
      <w:pPr>
        <w:ind w:firstLine="202"/>
        <w:jc w:val="both"/>
      </w:pPr>
      <w:r>
        <w:t xml:space="preserve">The </w:t>
      </w:r>
      <w:ins w:id="283" w:author="Anthony Cloudy" w:date="2017-04-14T14:39:00Z">
        <w:r w:rsidR="00C865AC">
          <w:t>“</w:t>
        </w:r>
      </w:ins>
      <w:r>
        <w:t>core gameplay</w:t>
      </w:r>
      <w:ins w:id="284" w:author="Anthony Cloudy" w:date="2017-04-14T14:39:00Z">
        <w:r w:rsidR="00C865AC">
          <w:t>”</w:t>
        </w:r>
      </w:ins>
      <w:r>
        <w:t xml:space="preserve"> tier</w:t>
      </w:r>
      <w:r w:rsidR="00E6596F" w:rsidRPr="00E6596F">
        <w:t xml:space="preserve"> </w:t>
      </w:r>
      <w:del w:id="285" w:author="Anthony Cloudy" w:date="2017-04-14T14:35:00Z">
        <w:r w:rsidR="00E6596F" w:rsidRPr="00E6596F" w:rsidDel="00C865AC">
          <w:delText xml:space="preserve">consists </w:delText>
        </w:r>
      </w:del>
      <w:ins w:id="286" w:author="Anthony Cloudy" w:date="2017-04-14T14:35:00Z">
        <w:r w:rsidR="00C865AC">
          <w:t>consisted</w:t>
        </w:r>
        <w:r w:rsidR="00C865AC" w:rsidRPr="00E6596F">
          <w:t xml:space="preserve"> </w:t>
        </w:r>
      </w:ins>
      <w:r w:rsidR="00E6596F" w:rsidRPr="00E6596F">
        <w:t xml:space="preserve">of </w:t>
      </w:r>
      <w:del w:id="287" w:author="Anthony Cloudy" w:date="2017-04-14T14:35:00Z">
        <w:r w:rsidDel="00C865AC">
          <w:delText xml:space="preserve">implementing </w:delText>
        </w:r>
      </w:del>
      <w:r w:rsidR="00E6596F" w:rsidRPr="00E6596F">
        <w:t>all the core elements that ma</w:t>
      </w:r>
      <w:ins w:id="288" w:author="Anthony Cloudy" w:date="2017-04-14T14:35:00Z">
        <w:r w:rsidR="00C865AC">
          <w:t>de</w:t>
        </w:r>
      </w:ins>
      <w:del w:id="289" w:author="Anthony Cloudy" w:date="2017-04-14T14:35:00Z">
        <w:r w:rsidR="00E6596F" w:rsidRPr="00E6596F" w:rsidDel="00C865AC">
          <w:delText>ke</w:delText>
        </w:r>
      </w:del>
      <w:r w:rsidR="00E6596F" w:rsidRPr="00E6596F">
        <w:t xml:space="preserve"> up the game. These features focu</w:t>
      </w:r>
      <w:r>
        <w:t>sed</w:t>
      </w:r>
      <w:r w:rsidR="00E6596F" w:rsidRPr="00E6596F">
        <w:t xml:space="preserve"> on getting the game functional first, proving out the core</w:t>
      </w:r>
      <w:ins w:id="290" w:author="Anthony Cloudy" w:date="2017-04-14T14:36:00Z">
        <w:r w:rsidR="00C865AC">
          <w:t xml:space="preserve"> activity</w:t>
        </w:r>
      </w:ins>
      <w:r w:rsidR="00E6596F" w:rsidRPr="00E6596F">
        <w:t xml:space="preserve"> loop and </w:t>
      </w:r>
      <w:del w:id="291" w:author="Anthony Cloudy" w:date="2017-04-14T14:36:00Z">
        <w:r w:rsidR="00E6596F" w:rsidRPr="00E6596F" w:rsidDel="00C865AC">
          <w:delText xml:space="preserve">the </w:delText>
        </w:r>
      </w:del>
      <w:r w:rsidR="00E6596F" w:rsidRPr="00E6596F">
        <w:t xml:space="preserve">gameplay elements before moving on to polish tasks. This tier </w:t>
      </w:r>
      <w:ins w:id="292" w:author="Anthony Cloudy" w:date="2017-04-14T14:36:00Z">
        <w:r w:rsidR="00C865AC">
          <w:t xml:space="preserve">also </w:t>
        </w:r>
      </w:ins>
      <w:r>
        <w:t>included</w:t>
      </w:r>
      <w:r w:rsidR="00E6596F" w:rsidRPr="00E6596F">
        <w:t xml:space="preserve"> </w:t>
      </w:r>
      <w:del w:id="293" w:author="Anthony Cloudy" w:date="2017-04-14T14:37:00Z">
        <w:r w:rsidR="00E6596F" w:rsidRPr="00E6596F" w:rsidDel="00C865AC">
          <w:delText xml:space="preserve">implementing </w:delText>
        </w:r>
      </w:del>
      <w:r w:rsidR="00E6596F" w:rsidRPr="00E6596F">
        <w:t xml:space="preserve">multiplayer, </w:t>
      </w:r>
      <w:del w:id="294" w:author="Anthony Cloudy" w:date="2017-04-14T14:37:00Z">
        <w:r w:rsidR="00E6596F" w:rsidRPr="00E6596F" w:rsidDel="00C865AC">
          <w:delText xml:space="preserve">programming </w:delText>
        </w:r>
      </w:del>
      <w:r w:rsidR="00E6596F" w:rsidRPr="00E6596F">
        <w:t>player ships and rudimentary enemies, the game’s basic power</w:t>
      </w:r>
      <w:r>
        <w:t>-</w:t>
      </w:r>
      <w:r w:rsidR="00E6596F" w:rsidRPr="00E6596F">
        <w:t xml:space="preserve">ups, and a level </w:t>
      </w:r>
      <w:ins w:id="295" w:author="Anthony Cloudy" w:date="2017-04-14T14:37:00Z">
        <w:r w:rsidR="00C865AC">
          <w:t xml:space="preserve">in which </w:t>
        </w:r>
      </w:ins>
      <w:r w:rsidR="00E6596F" w:rsidRPr="00E6596F">
        <w:t>to fly around</w:t>
      </w:r>
      <w:del w:id="296" w:author="Anthony Cloudy" w:date="2017-04-14T14:37:00Z">
        <w:r w:rsidR="00E6596F" w:rsidRPr="00E6596F" w:rsidDel="00C865AC">
          <w:delText xml:space="preserve"> in</w:delText>
        </w:r>
      </w:del>
      <w:r w:rsidR="00E6596F" w:rsidRPr="00E6596F">
        <w:t>. The game</w:t>
      </w:r>
      <w:del w:id="297" w:author="Anthony Cloudy" w:date="2017-04-14T14:38:00Z">
        <w:r w:rsidDel="00C865AC">
          <w:delText>’</w:delText>
        </w:r>
      </w:del>
      <w:del w:id="298" w:author="Anthony Cloudy" w:date="2017-04-14T14:37:00Z">
        <w:r w:rsidDel="00C865AC">
          <w:delText>s</w:delText>
        </w:r>
      </w:del>
      <w:r>
        <w:t xml:space="preserve">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w:t>
      </w:r>
      <w:del w:id="299" w:author="Anthony Cloudy" w:date="2017-04-14T14:38:00Z">
        <w:r w:rsidR="00E6596F" w:rsidRPr="00E6596F" w:rsidDel="00C865AC">
          <w:delText xml:space="preserve">instead </w:delText>
        </w:r>
        <w:r w:rsidDel="00C865AC">
          <w:delText>was</w:delText>
        </w:r>
      </w:del>
      <w:ins w:id="300" w:author="Anthony Cloudy" w:date="2017-04-14T14:38:00Z">
        <w:r w:rsidR="00C865AC">
          <w:t>served as</w:t>
        </w:r>
      </w:ins>
      <w:r w:rsidR="00E6596F" w:rsidRPr="00E6596F">
        <w:t xml:space="preserve"> the </w:t>
      </w:r>
      <w:r>
        <w:t>skeleton</w:t>
      </w:r>
      <w:r w:rsidR="00E6596F" w:rsidRPr="00E6596F">
        <w:t xml:space="preserve"> for the rest of the game’s features</w:t>
      </w:r>
      <w:del w:id="301" w:author="Anthony Cloudy" w:date="2017-04-14T14:38:00Z">
        <w:r w:rsidR="00E6596F" w:rsidRPr="00E6596F" w:rsidDel="00C865AC">
          <w:delText xml:space="preserve"> to build </w:delText>
        </w:r>
        <w:r w:rsidRPr="00E6596F" w:rsidDel="00C865AC">
          <w:delText>off</w:delText>
        </w:r>
        <w:r w:rsidDel="00C865AC">
          <w:delText xml:space="preserve"> and polish</w:delText>
        </w:r>
      </w:del>
      <w:r w:rsidR="00E6596F" w:rsidRPr="00E6596F">
        <w:t xml:space="preserve">. This tier </w:t>
      </w:r>
      <w:r>
        <w:t>was</w:t>
      </w:r>
      <w:r w:rsidR="00E6596F" w:rsidRPr="00E6596F">
        <w:t xml:space="preserve"> </w:t>
      </w:r>
      <w:proofErr w:type="gramStart"/>
      <w:r>
        <w:t>similar to</w:t>
      </w:r>
      <w:proofErr w:type="gramEnd"/>
      <w:r w:rsidR="00E6596F" w:rsidRPr="00E6596F">
        <w:t xml:space="preserve"> a Proof of Concept Gameplay milestone</w:t>
      </w:r>
      <w:r>
        <w:t>, with an emphasis on playability</w:t>
      </w:r>
      <w:r w:rsidR="00E6596F" w:rsidRPr="00E6596F">
        <w:t xml:space="preserve">. </w:t>
      </w:r>
    </w:p>
    <w:p w14:paraId="15A1BC00" w14:textId="6E0BCA51" w:rsidR="00E6596F" w:rsidRPr="00E6596F" w:rsidRDefault="00190D1A" w:rsidP="00E458C7">
      <w:pPr>
        <w:ind w:firstLine="202"/>
        <w:jc w:val="both"/>
      </w:pPr>
      <w:r>
        <w:t xml:space="preserve">The </w:t>
      </w:r>
      <w:ins w:id="302" w:author="Anthony Cloudy" w:date="2017-04-14T14:38:00Z">
        <w:r w:rsidR="00C865AC">
          <w:t>“</w:t>
        </w:r>
      </w:ins>
      <w:r>
        <w:t>feel</w:t>
      </w:r>
      <w:ins w:id="303" w:author="Anthony Cloudy" w:date="2017-04-14T14:38:00Z">
        <w:r w:rsidR="00C865AC">
          <w:t>”</w:t>
        </w:r>
      </w:ins>
      <w:r>
        <w:t xml:space="preserve"> tier focused</w:t>
      </w:r>
      <w:r w:rsidR="00E6596F" w:rsidRPr="00E6596F">
        <w:t xml:space="preserve"> on getting </w:t>
      </w:r>
      <w:del w:id="304" w:author="Anthony Cloudy" w:date="2017-04-14T14:39:00Z">
        <w:r w:rsidR="00E6596F" w:rsidRPr="00E6596F" w:rsidDel="00C865AC">
          <w:delText xml:space="preserve">the core </w:delText>
        </w:r>
      </w:del>
      <w:r w:rsidR="00E6596F" w:rsidRPr="00E6596F">
        <w:t>gameplay smooth, polishe</w:t>
      </w:r>
      <w:r>
        <w:t xml:space="preserve">d, and </w:t>
      </w:r>
      <w:del w:id="305" w:author="Anthony Cloudy" w:date="2017-04-14T14:40:00Z">
        <w:r w:rsidDel="00C865AC">
          <w:delText>feeling good</w:delText>
        </w:r>
      </w:del>
      <w:ins w:id="306" w:author="Anthony Cloudy" w:date="2017-04-14T14:40:00Z">
        <w:r w:rsidR="00C865AC">
          <w:t>pleasant</w:t>
        </w:r>
      </w:ins>
      <w:r>
        <w:t>. This tier</w:t>
      </w:r>
      <w:r w:rsidR="00E6596F" w:rsidRPr="00E6596F">
        <w:t xml:space="preserve"> </w:t>
      </w:r>
      <w:r>
        <w:t>was created to</w:t>
      </w:r>
      <w:r w:rsidR="00E6596F" w:rsidRPr="00E6596F">
        <w:t xml:space="preserve"> mitigate the risk of overscoping up front and </w:t>
      </w:r>
      <w:del w:id="307" w:author="Anthony Cloudy" w:date="2017-04-14T14:41:00Z">
        <w:r w:rsidR="00E6596F" w:rsidRPr="00E6596F" w:rsidDel="00C865AC">
          <w:delText>running out of</w:delText>
        </w:r>
      </w:del>
      <w:ins w:id="308" w:author="Anthony Cloudy" w:date="2017-04-14T14:41:00Z">
        <w:r w:rsidR="00C865AC">
          <w:t>expending/absorbing</w:t>
        </w:r>
      </w:ins>
      <w:r w:rsidR="00E6596F" w:rsidRPr="00E6596F">
        <w:t xml:space="preserve"> polish time, so that before any </w:t>
      </w:r>
      <w:del w:id="309" w:author="Anthony Cloudy" w:date="2017-04-14T14:42:00Z">
        <w:r w:rsidR="00E6596F" w:rsidRPr="00E6596F" w:rsidDel="00C865AC">
          <w:delText>new non-core</w:delText>
        </w:r>
      </w:del>
      <w:ins w:id="310" w:author="Anthony Cloudy" w:date="2017-04-14T14:42:00Z">
        <w:r w:rsidR="00C865AC">
          <w:t>secondary</w:t>
        </w:r>
      </w:ins>
      <w:r w:rsidR="00E6596F" w:rsidRPr="00E6596F">
        <w:t xml:space="preserv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3D965FAA" w:rsidR="00E6596F" w:rsidRPr="00E6596F" w:rsidRDefault="003D40C6" w:rsidP="00E458C7">
      <w:pPr>
        <w:ind w:firstLine="202"/>
        <w:jc w:val="both"/>
      </w:pPr>
      <w:r>
        <w:t xml:space="preserve">The </w:t>
      </w:r>
      <w:ins w:id="311" w:author="Anthony Cloudy" w:date="2017-04-14T14:42:00Z">
        <w:r w:rsidR="00C865AC">
          <w:t>“</w:t>
        </w:r>
      </w:ins>
      <w:r>
        <w:t>additional content and balance</w:t>
      </w:r>
      <w:ins w:id="312" w:author="Anthony Cloudy" w:date="2017-04-14T14:42:00Z">
        <w:r w:rsidR="00C865AC">
          <w:t>”</w:t>
        </w:r>
      </w:ins>
      <w:r>
        <w:t xml:space="preserv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as well as procedurally</w:t>
      </w:r>
      <w:del w:id="313" w:author="Anthony Cloudy" w:date="2017-04-14T14:44:00Z">
        <w:r w:rsidR="00E6596F" w:rsidRPr="00E6596F" w:rsidDel="00C865AC">
          <w:delText xml:space="preserve"> </w:delText>
        </w:r>
      </w:del>
      <w:ins w:id="314" w:author="Anthony Cloudy" w:date="2017-04-14T14:44:00Z">
        <w:r w:rsidR="00C865AC">
          <w:t>-</w:t>
        </w:r>
      </w:ins>
      <w:r w:rsidR="00E6596F" w:rsidRPr="00E6596F">
        <w:t xml:space="preserve">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w:t>
      </w:r>
      <w:del w:id="315" w:author="Anthony Cloudy" w:date="2017-04-14T14:44:00Z">
        <w:r w:rsidR="00E6596F" w:rsidRPr="00E6596F" w:rsidDel="00C865AC">
          <w:delText xml:space="preserve">to final quality </w:delText>
        </w:r>
      </w:del>
      <w:r w:rsidR="00962186" w:rsidRPr="00E6596F">
        <w:t>to</w:t>
      </w:r>
      <w:r w:rsidR="00E6596F" w:rsidRPr="00E6596F">
        <w:t xml:space="preserve"> match the quality of the game after </w:t>
      </w:r>
      <w:r w:rsidR="00962186">
        <w:t xml:space="preserve">the </w:t>
      </w:r>
      <w:ins w:id="316" w:author="Anthony Cloudy" w:date="2017-04-14T14:44:00Z">
        <w:r w:rsidR="00C865AC">
          <w:t>“</w:t>
        </w:r>
      </w:ins>
      <w:r w:rsidR="00962186">
        <w:t>feel</w:t>
      </w:r>
      <w:ins w:id="317" w:author="Anthony Cloudy" w:date="2017-04-14T14:44:00Z">
        <w:r w:rsidR="00C865AC">
          <w:t>”</w:t>
        </w:r>
      </w:ins>
      <w:r w:rsidR="00962186">
        <w:t xml:space="preserve"> tier</w:t>
      </w:r>
      <w:r w:rsidR="00E6596F" w:rsidRPr="00E6596F">
        <w:t xml:space="preserve"> </w:t>
      </w:r>
      <w:r w:rsidR="00962186">
        <w:t>was</w:t>
      </w:r>
      <w:r w:rsidR="00E6596F" w:rsidRPr="00E6596F">
        <w:t xml:space="preserve"> finished.</w:t>
      </w:r>
      <w:r w:rsidR="00962186">
        <w:t xml:space="preserve"> </w:t>
      </w:r>
      <w:del w:id="318" w:author="Anthony Cloudy" w:date="2017-04-14T14:45:00Z">
        <w:r w:rsidR="00962186" w:rsidDel="0010649F">
          <w:delText xml:space="preserve">After </w:delText>
        </w:r>
      </w:del>
      <w:ins w:id="319" w:author="Anthony Cloudy" w:date="2017-04-14T14:45:00Z">
        <w:r w:rsidR="0010649F">
          <w:t xml:space="preserve">Once </w:t>
        </w:r>
      </w:ins>
      <w:r w:rsidR="00962186">
        <w:t xml:space="preserve">these tasks were </w:t>
      </w:r>
      <w:del w:id="320" w:author="Anthony Cloudy" w:date="2017-04-14T14:45:00Z">
        <w:r w:rsidR="00962186" w:rsidDel="0010649F">
          <w:delText>finished</w:delText>
        </w:r>
      </w:del>
      <w:ins w:id="321" w:author="Anthony Cloudy" w:date="2017-04-14T14:45:00Z">
        <w:r w:rsidR="0010649F">
          <w:t>completed</w:t>
        </w:r>
      </w:ins>
      <w:r w:rsidR="00E6596F" w:rsidRPr="00E6596F">
        <w:t>,</w:t>
      </w:r>
      <w:r w:rsidR="00962186">
        <w:t xml:space="preserve"> the</w:t>
      </w:r>
      <w:r w:rsidR="00E6596F" w:rsidRPr="00E6596F">
        <w:t xml:space="preserve"> </w:t>
      </w:r>
      <w:r w:rsidR="00962186">
        <w:t>project</w:t>
      </w:r>
      <w:r w:rsidR="00E6596F" w:rsidRPr="00E6596F">
        <w:t xml:space="preserve"> </w:t>
      </w:r>
      <w:ins w:id="322" w:author="Anthony Cloudy" w:date="2017-04-14T14:45:00Z">
        <w:r w:rsidR="0010649F">
          <w:t xml:space="preserve">was in a state that development could be stopped </w:t>
        </w:r>
      </w:ins>
      <w:del w:id="323" w:author="Anthony Cloudy" w:date="2017-04-14T14:45:00Z">
        <w:r w:rsidR="00E6596F" w:rsidRPr="00E6596F" w:rsidDel="0010649F">
          <w:delText xml:space="preserve">should be able to halt development at any point </w:delText>
        </w:r>
      </w:del>
      <w:r w:rsidR="00E6596F" w:rsidRPr="00E6596F">
        <w:t xml:space="preserve">and the game </w:t>
      </w:r>
      <w:del w:id="324" w:author="Anthony Cloudy" w:date="2017-04-14T14:45:00Z">
        <w:r w:rsidR="00E6596F" w:rsidRPr="00E6596F" w:rsidDel="0010649F">
          <w:delText xml:space="preserve">should </w:delText>
        </w:r>
      </w:del>
      <w:r w:rsidR="00E6596F" w:rsidRPr="00E6596F">
        <w:t>still f</w:t>
      </w:r>
      <w:r w:rsidR="00962186">
        <w:t>e</w:t>
      </w:r>
      <w:ins w:id="325" w:author="Anthony Cloudy" w:date="2017-04-14T14:46:00Z">
        <w:r w:rsidR="0010649F">
          <w:t>lt</w:t>
        </w:r>
      </w:ins>
      <w:del w:id="326" w:author="Anthony Cloudy" w:date="2017-04-14T14:46:00Z">
        <w:r w:rsidR="00962186" w:rsidDel="0010649F">
          <w:delText>el</w:delText>
        </w:r>
      </w:del>
      <w:r w:rsidR="00962186">
        <w:t xml:space="preserve"> complete and polished</w:t>
      </w:r>
      <w:r w:rsidR="00E6596F" w:rsidRPr="00E6596F">
        <w:t>, ready for defense.</w:t>
      </w:r>
    </w:p>
    <w:p w14:paraId="7D3B6D44" w14:textId="298F1363" w:rsidR="00E6596F" w:rsidRPr="00E6596F" w:rsidRDefault="00E6596F" w:rsidP="00E458C7">
      <w:pPr>
        <w:ind w:firstLine="202"/>
        <w:jc w:val="both"/>
        <w:rPr>
          <w:color w:val="FF0000"/>
        </w:rPr>
      </w:pPr>
      <w:r w:rsidRPr="00E6596F">
        <w:t xml:space="preserve">All the remaining tasks and stretch goals </w:t>
      </w:r>
      <w:del w:id="327" w:author="Anthony Cloudy" w:date="2017-04-14T14:46:00Z">
        <w:r w:rsidRPr="00E6596F" w:rsidDel="0010649F">
          <w:delText>reside</w:delText>
        </w:r>
        <w:r w:rsidR="00962186" w:rsidDel="0010649F">
          <w:delText xml:space="preserve"> </w:delText>
        </w:r>
      </w:del>
      <w:ins w:id="328" w:author="Anthony Cloudy" w:date="2017-04-14T14:46:00Z">
        <w:r w:rsidR="0010649F">
          <w:t>were relegated to</w:t>
        </w:r>
      </w:ins>
      <w:del w:id="329" w:author="Anthony Cloudy" w:date="2017-04-14T14:46:00Z">
        <w:r w:rsidR="00962186" w:rsidDel="0010649F">
          <w:delText>in</w:delText>
        </w:r>
      </w:del>
      <w:r w:rsidR="00962186">
        <w:t xml:space="preserve"> the </w:t>
      </w:r>
      <w:ins w:id="330" w:author="Anthony Cloudy" w:date="2017-04-14T14:39:00Z">
        <w:r w:rsidR="00C865AC">
          <w:t>“</w:t>
        </w:r>
      </w:ins>
      <w:r w:rsidR="00962186">
        <w:t>stretch</w:t>
      </w:r>
      <w:ins w:id="331" w:author="Anthony Cloudy" w:date="2017-04-14T14:39:00Z">
        <w:r w:rsidR="00C865AC">
          <w:t>”</w:t>
        </w:r>
      </w:ins>
      <w:del w:id="332" w:author="Anthony Cloudy" w:date="2017-04-14T14:39:00Z">
        <w:r w:rsidR="00962186" w:rsidDel="00C865AC">
          <w:delText xml:space="preserve"> goals</w:delText>
        </w:r>
      </w:del>
      <w:r w:rsidR="00962186">
        <w:t xml:space="preserve"> tier</w:t>
      </w:r>
      <w:r w:rsidRPr="00E6596F">
        <w:t xml:space="preserve">, </w:t>
      </w:r>
      <w:del w:id="333" w:author="Anthony Cloudy" w:date="2017-04-14T14:47:00Z">
        <w:r w:rsidRPr="00E6596F" w:rsidDel="0010649F">
          <w:delText xml:space="preserve">which </w:delText>
        </w:r>
        <w:r w:rsidR="00962186" w:rsidDel="0010649F">
          <w:delText>was</w:delText>
        </w:r>
        <w:r w:rsidRPr="00E6596F" w:rsidDel="0010649F">
          <w:delText xml:space="preserve"> </w:delText>
        </w:r>
      </w:del>
      <w:r w:rsidRPr="00E6596F">
        <w:t xml:space="preserve">optional for completion. This tier </w:t>
      </w:r>
      <w:del w:id="334" w:author="Anthony Cloudy" w:date="2017-04-14T14:46:00Z">
        <w:r w:rsidRPr="00E6596F" w:rsidDel="0010649F">
          <w:delText xml:space="preserve">includes </w:delText>
        </w:r>
      </w:del>
      <w:ins w:id="335" w:author="Anthony Cloudy" w:date="2017-04-14T14:46:00Z">
        <w:r w:rsidR="0010649F">
          <w:t>included</w:t>
        </w:r>
        <w:r w:rsidR="0010649F" w:rsidRPr="00E6596F">
          <w:t xml:space="preserve"> </w:t>
        </w:r>
      </w:ins>
      <w:del w:id="336" w:author="Anthony Cloudy" w:date="2017-04-14T14:47:00Z">
        <w:r w:rsidRPr="00E6596F" w:rsidDel="0010649F">
          <w:delText xml:space="preserve">tasks </w:delText>
        </w:r>
      </w:del>
      <w:ins w:id="337" w:author="Anthony Cloudy" w:date="2017-04-14T14:47:00Z">
        <w:r w:rsidR="0010649F">
          <w:t>features</w:t>
        </w:r>
        <w:r w:rsidR="0010649F" w:rsidRPr="00E6596F">
          <w:t xml:space="preserve"> </w:t>
        </w:r>
      </w:ins>
      <w:r w:rsidRPr="00E6596F">
        <w:t xml:space="preserve">such as </w:t>
      </w:r>
      <w:del w:id="338" w:author="Anthony Cloudy" w:date="2017-04-14T14:47:00Z">
        <w:r w:rsidRPr="00E6596F" w:rsidDel="0010649F">
          <w:delText xml:space="preserve">implementing </w:delText>
        </w:r>
      </w:del>
      <w:ins w:id="339" w:author="Anthony Cloudy" w:date="2017-04-14T14:47:00Z">
        <w:r w:rsidR="0010649F">
          <w:t xml:space="preserve">Assembly phase </w:t>
        </w:r>
      </w:ins>
      <w:r w:rsidRPr="00E6596F">
        <w:t>bosses</w:t>
      </w:r>
      <w:del w:id="340" w:author="Anthony Cloudy" w:date="2017-04-14T14:47:00Z">
        <w:r w:rsidRPr="00E6596F" w:rsidDel="0010649F">
          <w:delText xml:space="preserve"> during </w:delText>
        </w:r>
        <w:r w:rsidR="00962186" w:rsidDel="0010649F">
          <w:delText>the Assembly</w:delText>
        </w:r>
        <w:r w:rsidRPr="00E6596F" w:rsidDel="0010649F">
          <w:delText xml:space="preserve"> phase</w:delText>
        </w:r>
      </w:del>
      <w:r w:rsidRPr="00E6596F">
        <w:t xml:space="preserve"> and </w:t>
      </w:r>
      <w:del w:id="341" w:author="Anthony Cloudy" w:date="2017-04-14T14:48:00Z">
        <w:r w:rsidRPr="00E6596F" w:rsidDel="0010649F">
          <w:delText xml:space="preserve">adding </w:delText>
        </w:r>
      </w:del>
      <w:ins w:id="342" w:author="Anthony Cloudy" w:date="2017-04-14T14:48:00Z">
        <w:r w:rsidR="0010649F">
          <w:t>additional</w:t>
        </w:r>
      </w:ins>
      <w:del w:id="343" w:author="Anthony Cloudy" w:date="2017-04-14T14:48:00Z">
        <w:r w:rsidRPr="00E6596F" w:rsidDel="0010649F">
          <w:delText>more</w:delText>
        </w:r>
      </w:del>
      <w:r w:rsidRPr="00E6596F">
        <w:t xml:space="preserve"> </w:t>
      </w:r>
      <w:r w:rsidR="00962186">
        <w:t>minigames</w:t>
      </w:r>
      <w:r w:rsidRPr="00E6596F">
        <w:t xml:space="preserve">. The tier </w:t>
      </w:r>
      <w:del w:id="344" w:author="Anthony Cloudy" w:date="2017-04-14T14:48:00Z">
        <w:r w:rsidR="00962186" w:rsidDel="0010649F">
          <w:delText>adds</w:delText>
        </w:r>
        <w:r w:rsidRPr="00E6596F" w:rsidDel="0010649F">
          <w:delText xml:space="preserve"> </w:delText>
        </w:r>
      </w:del>
      <w:ins w:id="345" w:author="Anthony Cloudy" w:date="2017-04-14T14:48:00Z">
        <w:r w:rsidR="0010649F">
          <w:t>added</w:t>
        </w:r>
        <w:r w:rsidR="0010649F" w:rsidRPr="00E6596F">
          <w:t xml:space="preserve"> </w:t>
        </w:r>
      </w:ins>
      <w:r w:rsidRPr="00E6596F">
        <w:t xml:space="preserve">new </w:t>
      </w:r>
      <w:r w:rsidR="00962186">
        <w:t xml:space="preserve">equipment </w:t>
      </w:r>
      <w:del w:id="346" w:author="Anthony Cloudy" w:date="2017-04-14T14:48:00Z">
        <w:r w:rsidR="00962186" w:rsidDel="0010649F">
          <w:delText>variations</w:delText>
        </w:r>
        <w:r w:rsidRPr="00E6596F" w:rsidDel="0010649F">
          <w:delText xml:space="preserve"> to the game</w:delText>
        </w:r>
      </w:del>
      <w:ins w:id="347" w:author="Anthony Cloudy" w:date="2017-04-14T14:48:00Z">
        <w:r w:rsidR="0010649F">
          <w:t>variations</w:t>
        </w:r>
      </w:ins>
      <w:r w:rsidRPr="00E6596F">
        <w:t xml:space="preserve">, such as new weapons and chassis types. This tier </w:t>
      </w:r>
      <w:del w:id="348" w:author="Anthony Cloudy" w:date="2017-04-14T14:48:00Z">
        <w:r w:rsidR="00962186" w:rsidDel="0010649F">
          <w:delText>pushes</w:delText>
        </w:r>
        <w:r w:rsidRPr="00E6596F" w:rsidDel="0010649F">
          <w:delText xml:space="preserve"> </w:delText>
        </w:r>
      </w:del>
      <w:ins w:id="349" w:author="Anthony Cloudy" w:date="2017-04-14T14:48:00Z">
        <w:r w:rsidR="0010649F">
          <w:t>pushed</w:t>
        </w:r>
        <w:r w:rsidR="0010649F" w:rsidRPr="00E6596F">
          <w:t xml:space="preserve"> </w:t>
        </w:r>
      </w:ins>
      <w:r w:rsidRPr="00E6596F">
        <w:t xml:space="preserve">the </w:t>
      </w:r>
      <w:ins w:id="350" w:author="Anthony Cloudy" w:date="2017-04-14T14:48:00Z">
        <w:r w:rsidR="0010649F">
          <w:t xml:space="preserve">quality </w:t>
        </w:r>
      </w:ins>
      <w:r w:rsidRPr="00E6596F">
        <w:t xml:space="preserve">bar </w:t>
      </w:r>
      <w:del w:id="351" w:author="Anthony Cloudy" w:date="2017-04-14T14:48:00Z">
        <w:r w:rsidRPr="00E6596F" w:rsidDel="0010649F">
          <w:delText>of quality</w:delText>
        </w:r>
      </w:del>
      <w:r w:rsidRPr="00E6596F">
        <w:t xml:space="preserve"> and polish</w:t>
      </w:r>
      <w:ins w:id="352" w:author="Anthony Cloudy" w:date="2017-04-14T14:48:00Z">
        <w:r w:rsidR="0010649F">
          <w:t xml:space="preserve"> </w:t>
        </w:r>
        <w:proofErr w:type="spellStart"/>
        <w:r w:rsidR="0010649F">
          <w:t>level</w:t>
        </w:r>
      </w:ins>
      <w:del w:id="353" w:author="Anthony Cloudy" w:date="2017-04-14T14:49:00Z">
        <w:r w:rsidRPr="00E6596F" w:rsidDel="0010649F">
          <w:delText xml:space="preserve"> for</w:delText>
        </w:r>
      </w:del>
      <w:ins w:id="354" w:author="Anthony Cloudy" w:date="2017-04-14T14:49:00Z">
        <w:r w:rsidR="0010649F">
          <w:t>of</w:t>
        </w:r>
      </w:ins>
      <w:proofErr w:type="spellEnd"/>
      <w:r w:rsidRPr="00E6596F">
        <w:t xml:space="preserve"> the game, and </w:t>
      </w:r>
      <w:r w:rsidR="00962186">
        <w:t xml:space="preserve">any remaining content </w:t>
      </w:r>
      <w:del w:id="355" w:author="Anthony Cloudy" w:date="2017-04-14T14:49:00Z">
        <w:r w:rsidR="00962186" w:rsidDel="0010649F">
          <w:delText xml:space="preserve">after </w:delText>
        </w:r>
      </w:del>
      <w:ins w:id="356" w:author="Anthony Cloudy" w:date="2017-04-14T14:49:00Z">
        <w:r w:rsidR="0010649F">
          <w:t>post-</w:t>
        </w:r>
      </w:ins>
      <w:r w:rsidR="00962186">
        <w:t>defense will be considered future work</w:t>
      </w:r>
      <w:r w:rsidRPr="00E6596F">
        <w:t>.</w:t>
      </w:r>
    </w:p>
    <w:p w14:paraId="57E89805" w14:textId="649A1921" w:rsidR="00E6596F" w:rsidRPr="009B07F5" w:rsidDel="0010649F" w:rsidRDefault="00E6596F" w:rsidP="00E458C7">
      <w:pPr>
        <w:ind w:firstLine="202"/>
        <w:jc w:val="both"/>
        <w:rPr>
          <w:del w:id="357" w:author="Anthony Cloudy" w:date="2017-04-14T14:50:00Z"/>
        </w:rPr>
      </w:pPr>
      <w:r>
        <w:t xml:space="preserve">By </w:t>
      </w:r>
      <w:del w:id="358" w:author="Anthony Cloudy" w:date="2017-04-14T14:49:00Z">
        <w:r w:rsidDel="0010649F">
          <w:delText xml:space="preserve">using </w:delText>
        </w:r>
      </w:del>
      <w:ins w:id="359" w:author="Anthony Cloudy" w:date="2017-04-14T14:49:00Z">
        <w:r w:rsidR="0010649F">
          <w:t xml:space="preserve">applying </w:t>
        </w:r>
      </w:ins>
      <w:r>
        <w:t>concen</w:t>
      </w:r>
      <w:r w:rsidR="00962186">
        <w:t>tric development, the project was</w:t>
      </w:r>
      <w:r>
        <w:t xml:space="preserve"> not only organized into discrete milestones with clear objectives and deliverables, but </w:t>
      </w:r>
      <w:del w:id="360" w:author="Anthony Cloudy" w:date="2017-04-14T14:49:00Z">
        <w:r w:rsidDel="0010649F">
          <w:delText xml:space="preserve">is </w:delText>
        </w:r>
      </w:del>
      <w:ins w:id="361" w:author="Anthony Cloudy" w:date="2017-04-14T14:49:00Z">
        <w:r w:rsidR="0010649F">
          <w:t xml:space="preserve">was </w:t>
        </w:r>
      </w:ins>
      <w:r>
        <w:t>separated into a chain of dependencies that prioritize</w:t>
      </w:r>
      <w:r w:rsidR="00962186">
        <w:t>d</w:t>
      </w:r>
      <w:r>
        <w:t xml:space="preserve"> </w:t>
      </w:r>
      <w:del w:id="362" w:author="Anthony Cloudy" w:date="2017-04-14T14:49:00Z">
        <w:r w:rsidDel="0010649F">
          <w:delText xml:space="preserve">the </w:delText>
        </w:r>
      </w:del>
      <w:ins w:id="363" w:author="Anthony Cloudy" w:date="2017-04-14T14:49:00Z">
        <w:r w:rsidR="0010649F">
          <w:t xml:space="preserve">its </w:t>
        </w:r>
      </w:ins>
      <w:r>
        <w:t xml:space="preserve">core </w:t>
      </w:r>
      <w:proofErr w:type="spellStart"/>
      <w:r>
        <w:t>components</w:t>
      </w:r>
      <w:del w:id="364" w:author="Anthony Cloudy" w:date="2017-04-14T14:50:00Z">
        <w:r w:rsidDel="0010649F">
          <w:delText xml:space="preserve"> of the project. </w:delText>
        </w:r>
      </w:del>
    </w:p>
    <w:p w14:paraId="26B4DCC8" w14:textId="7AA16C96" w:rsidR="00975AF6" w:rsidRDefault="00FF0EC7" w:rsidP="00E458C7">
      <w:pPr>
        <w:pStyle w:val="Heading1"/>
        <w:rPr>
          <w:color w:val="000000" w:themeColor="text1"/>
        </w:rPr>
      </w:pPr>
      <w:r>
        <w:rPr>
          <w:color w:val="000000" w:themeColor="text1"/>
        </w:rPr>
        <w:t>Postmortem</w:t>
      </w:r>
      <w:proofErr w:type="spellEnd"/>
    </w:p>
    <w:p w14:paraId="4FE9450C" w14:textId="3DE0C749" w:rsidR="00AA4C85" w:rsidRDefault="00932544" w:rsidP="001D69F4">
      <w:pPr>
        <w:ind w:firstLine="202"/>
        <w:jc w:val="both"/>
      </w:pPr>
      <w:r>
        <w:t xml:space="preserve">A </w:t>
      </w:r>
      <w:ins w:id="365" w:author="Anthony Cloudy" w:date="2017-04-14T13:42:00Z">
        <w:r w:rsidR="00EF3E72">
          <w:t>s</w:t>
        </w:r>
        <w:r w:rsidR="00AC0D10">
          <w:t>ignificant</w:t>
        </w:r>
      </w:ins>
      <w:del w:id="366" w:author="Anthony Cloudy" w:date="2017-04-14T13:42:00Z">
        <w:r w:rsidDel="00AC0D10">
          <w:delText>non-negligible</w:delText>
        </w:r>
      </w:del>
      <w:r>
        <w:t xml:space="preserve"> amount of development time was spent working towards</w:t>
      </w:r>
      <w:r w:rsidR="00683028">
        <w:t xml:space="preserve"> the creation of highly-</w:t>
      </w:r>
      <w:r>
        <w:t xml:space="preserve">reusable engine systems, some of which paid off and others that did not. Many of these </w:t>
      </w:r>
      <w:del w:id="367" w:author="Anthony Cloudy" w:date="2017-04-14T13:44:00Z">
        <w:r w:rsidDel="00AC0D10">
          <w:delText xml:space="preserve">subsystems </w:delText>
        </w:r>
      </w:del>
      <w:ins w:id="368" w:author="Anthony Cloudy" w:date="2017-04-14T13:44:00Z">
        <w:r w:rsidR="00AC0D10">
          <w:t xml:space="preserve">features </w:t>
        </w:r>
      </w:ins>
      <w:r>
        <w:t xml:space="preserve">were attempted </w:t>
      </w:r>
      <w:r w:rsidR="00683028">
        <w:t>to</w:t>
      </w:r>
      <w:r>
        <w:t xml:space="preserve"> </w:t>
      </w:r>
      <w:r w:rsidR="00683028">
        <w:t>expedite</w:t>
      </w:r>
      <w:r>
        <w:t xml:space="preserve"> future work, but </w:t>
      </w:r>
      <w:r w:rsidR="00683028">
        <w:t>the payoff wasn’t always within the project’s scope</w:t>
      </w:r>
      <w:r>
        <w:t xml:space="preserve">. </w:t>
      </w:r>
      <w:r w:rsidR="00816629">
        <w:t xml:space="preserve">The constant desire to do things the “right way” </w:t>
      </w:r>
      <w:proofErr w:type="gramStart"/>
      <w:r w:rsidR="00816629">
        <w:t>in an attempt to</w:t>
      </w:r>
      <w:proofErr w:type="gramEnd"/>
      <w:r w:rsidR="00816629">
        <w:t xml:space="preserve"> further demonstrate technical </w:t>
      </w:r>
      <w:del w:id="369" w:author="Anthony Cloudy" w:date="2017-04-14T13:45:00Z">
        <w:r w:rsidR="00816629" w:rsidDel="00AC0D10">
          <w:delText>competency and</w:delText>
        </w:r>
      </w:del>
      <w:r w:rsidR="00816629">
        <w:t xml:space="preserve"> mastery wasted time </w:t>
      </w:r>
      <w:del w:id="370" w:author="Anthony Cloudy" w:date="2017-04-14T13:46:00Z">
        <w:r w:rsidR="00816629" w:rsidDel="00AC0D10">
          <w:delText>that could have been used on this project</w:delText>
        </w:r>
      </w:del>
      <w:ins w:id="371" w:author="Anthony Cloudy" w:date="2017-04-14T13:46:00Z">
        <w:r w:rsidR="00AC0D10">
          <w:t>that could be put to better use/more gameplay features/more outcome focused</w:t>
        </w:r>
      </w:ins>
      <w:r w:rsidR="00816629">
        <w:t>. Because of the somewhat nebulous goal of the project (“</w:t>
      </w:r>
      <w:r w:rsidR="00683028">
        <w:t>demonstrate</w:t>
      </w:r>
      <w:r w:rsidR="00816629">
        <w:t xml:space="preserve"> mastery”), it was easy to lose sight of short term goals </w:t>
      </w:r>
      <w:r w:rsidR="003C7CC5">
        <w:t>while pursuing</w:t>
      </w:r>
      <w:r w:rsidR="00816629">
        <w:t xml:space="preserve"> perfection. After this mistake was made a few times during the artifact’s creation, the developer retargeted towards ensuring that the artifact was finished, as opposed to</w:t>
      </w:r>
      <w:ins w:id="372" w:author="Anthony Cloudy" w:date="2017-04-14T13:46:00Z">
        <w:r w:rsidR="00AC0D10">
          <w:t xml:space="preserve"> creating impressive subsystems</w:t>
        </w:r>
      </w:ins>
      <w:del w:id="373" w:author="Anthony Cloudy" w:date="2017-04-14T13:46:00Z">
        <w:r w:rsidR="00816629" w:rsidDel="00AC0D10">
          <w:delText xml:space="preserve"> unfinished but partia</w:delText>
        </w:r>
      </w:del>
      <w:del w:id="374" w:author="Anthony Cloudy" w:date="2017-04-14T13:47:00Z">
        <w:r w:rsidR="00816629" w:rsidDel="00AC0D10">
          <w:delText>lly incredible</w:delText>
        </w:r>
      </w:del>
      <w:r w:rsidR="00816629">
        <w:t xml:space="preserve">. </w:t>
      </w:r>
      <w:del w:id="375" w:author="Anthony Cloudy" w:date="2017-04-14T13:47:00Z">
        <w:r w:rsidR="00816629" w:rsidDel="00FD4996">
          <w:delText xml:space="preserve">No aspect of the project had to be perfect, but good enough to make the artifact demonstrate the point of it’s creation. </w:delText>
        </w:r>
      </w:del>
      <w:r w:rsidR="00816629">
        <w:t>Instead</w:t>
      </w:r>
      <w:del w:id="376" w:author="Anthony Cloudy" w:date="2017-04-14T13:47:00Z">
        <w:r w:rsidR="00816629" w:rsidDel="00FD4996">
          <w:delText xml:space="preserve"> of engineering </w:delText>
        </w:r>
        <w:r w:rsidR="00816629" w:rsidDel="00FD4996">
          <w:lastRenderedPageBreak/>
          <w:delText>perfect engine tools and having a lackluster game</w:delText>
        </w:r>
      </w:del>
      <w:r w:rsidR="00816629">
        <w:t xml:space="preserve">, the game was created with </w:t>
      </w:r>
      <w:del w:id="377" w:author="Anthony Cloudy" w:date="2017-04-14T13:48:00Z">
        <w:r w:rsidR="00816629" w:rsidDel="00FD4996">
          <w:delText>a few good</w:delText>
        </w:r>
      </w:del>
      <w:ins w:id="378" w:author="Anthony Cloudy" w:date="2017-04-14T13:48:00Z">
        <w:r w:rsidR="00FD4996">
          <w:t>workable</w:t>
        </w:r>
      </w:ins>
      <w:r w:rsidR="00816629">
        <w:t xml:space="preserve"> systems and some</w:t>
      </w:r>
      <w:ins w:id="379" w:author="Anthony Cloudy" w:date="2017-04-14T13:48:00Z">
        <w:r w:rsidR="00FD4996">
          <w:t xml:space="preserve"> practical</w:t>
        </w:r>
      </w:ins>
      <w:r w:rsidR="00816629">
        <w:t xml:space="preserve"> “work in progress” solutions. Since anything can be refactored and reworked post-project, the game didn’t </w:t>
      </w:r>
      <w:del w:id="380" w:author="Anthony Cloudy" w:date="2017-04-14T13:48:00Z">
        <w:r w:rsidR="00816629" w:rsidDel="00FD4996">
          <w:delText xml:space="preserve">have </w:delText>
        </w:r>
      </w:del>
      <w:ins w:id="381" w:author="Anthony Cloudy" w:date="2017-04-14T13:48:00Z">
        <w:r w:rsidR="00FD4996">
          <w:t xml:space="preserve">need </w:t>
        </w:r>
      </w:ins>
      <w:r w:rsidR="00816629">
        <w:t>to be architecturally perfect</w:t>
      </w:r>
      <w:del w:id="382" w:author="Anthony Cloudy" w:date="2017-04-14T13:49:00Z">
        <w:r w:rsidR="00816629" w:rsidDel="00FD4996">
          <w:delText>,</w:delText>
        </w:r>
      </w:del>
      <w:ins w:id="383" w:author="Anthony Cloudy" w:date="2017-04-14T13:49:00Z">
        <w:r w:rsidR="00FD4996">
          <w:t>;</w:t>
        </w:r>
      </w:ins>
      <w:r w:rsidR="00816629">
        <w:t xml:space="preserve"> it just had to work</w:t>
      </w:r>
      <w:ins w:id="384" w:author="Anthony Cloudy" w:date="2017-04-14T13:49:00Z">
        <w:r w:rsidR="00FD4996">
          <w:t xml:space="preserve"> and demonstrate mastery</w:t>
        </w:r>
      </w:ins>
      <w:r w:rsidR="00816629">
        <w:t>.</w:t>
      </w:r>
    </w:p>
    <w:p w14:paraId="00FB9273" w14:textId="5974A753" w:rsidR="001D69F4" w:rsidRPr="00B47B53" w:rsidRDefault="00B47B53" w:rsidP="001D69F4">
      <w:pPr>
        <w:ind w:firstLine="202"/>
        <w:jc w:val="both"/>
      </w:pPr>
      <w:r>
        <w:t xml:space="preserve">For example, </w:t>
      </w:r>
      <w:del w:id="385" w:author="Anthony Cloudy" w:date="2017-04-14T13:49:00Z">
        <w:r w:rsidDel="00FD4996">
          <w:delText>a decent amount of time</w:delText>
        </w:r>
      </w:del>
      <w:ins w:id="386" w:author="Anthony Cloudy" w:date="2017-04-14T13:49:00Z">
        <w:r w:rsidR="00FD4996">
          <w:t>time</w:t>
        </w:r>
      </w:ins>
      <w:r>
        <w:t xml:space="preserve"> was spent </w:t>
      </w:r>
      <w:del w:id="387" w:author="Anthony Cloudy" w:date="2017-04-14T13:50:00Z">
        <w:r w:rsidDel="00FD4996">
          <w:delText>trying to</w:delText>
        </w:r>
      </w:del>
      <w:r>
        <w:t xml:space="preserve"> plan</w:t>
      </w:r>
      <w:ins w:id="388" w:author="Anthony Cloudy" w:date="2017-04-14T13:50:00Z">
        <w:r w:rsidR="00FD4996">
          <w:t>ning</w:t>
        </w:r>
      </w:ins>
      <w:r>
        <w:t>, design</w:t>
      </w:r>
      <w:ins w:id="389" w:author="Anthony Cloudy" w:date="2017-04-14T13:50:00Z">
        <w:r w:rsidR="00FD4996">
          <w:t>ing</w:t>
        </w:r>
      </w:ins>
      <w:r>
        <w:t>, and</w:t>
      </w:r>
      <w:ins w:id="390" w:author="Anthony Cloudy" w:date="2017-04-14T13:50:00Z">
        <w:r w:rsidR="00FD4996">
          <w:t xml:space="preserve"> trying to</w:t>
        </w:r>
      </w:ins>
      <w:r>
        <w:t xml:space="preserve"> implement a great UI engine subsystem that worked within and outside of the </w:t>
      </w:r>
      <w:proofErr w:type="spellStart"/>
      <w:r>
        <w:t>SpriteGameRenderer</w:t>
      </w:r>
      <w:proofErr w:type="spellEnd"/>
      <w:r>
        <w:t xml:space="preserve">. However, this proved to be a goal that wasn’t worth the amount of effort, in respect to the timeframe of the thesis. </w:t>
      </w:r>
      <w:del w:id="391" w:author="Anthony Cloudy" w:date="2017-04-14T13:50:00Z">
        <w:r w:rsidDel="000B016E">
          <w:delText xml:space="preserve">While attempting to implement a perfect solution, time that could have been spent on making the game better was sacrificed. </w:delText>
        </w:r>
      </w:del>
      <w:r>
        <w:t>In the end, all that was essential was support for</w:t>
      </w:r>
      <w:r w:rsidR="001D69F4">
        <w:t xml:space="preserve"> </w:t>
      </w:r>
      <w:r>
        <w:t xml:space="preserve">text and bar graphs inside </w:t>
      </w:r>
      <w:del w:id="392" w:author="Anthony Cloudy" w:date="2017-04-14T13:53:00Z">
        <w:r w:rsidDel="009A4C0E">
          <w:delText xml:space="preserve">of </w:delText>
        </w:r>
      </w:del>
      <w:r>
        <w:t xml:space="preserve">the </w:t>
      </w:r>
      <w:proofErr w:type="spellStart"/>
      <w:r>
        <w:t>SpriteGameRenderer</w:t>
      </w:r>
      <w:proofErr w:type="spellEnd"/>
      <w:ins w:id="393" w:author="Anthony Cloudy" w:date="2017-04-14T13:53:00Z">
        <w:r w:rsidR="009A4C0E">
          <w:t xml:space="preserve"> itself</w:t>
        </w:r>
      </w:ins>
      <w:r>
        <w:t xml:space="preserve">, which was </w:t>
      </w:r>
      <w:del w:id="394" w:author="Anthony Cloudy" w:date="2017-04-14T13:53:00Z">
        <w:r w:rsidDel="009A4C0E">
          <w:delText xml:space="preserve">much </w:delText>
        </w:r>
      </w:del>
      <w:ins w:id="395" w:author="Anthony Cloudy" w:date="2017-04-14T13:53:00Z">
        <w:r w:rsidR="009A4C0E">
          <w:t xml:space="preserve"> </w:t>
        </w:r>
      </w:ins>
      <w:r>
        <w:t xml:space="preserve">easier to implement, served the immediate needs of the project, and ultimately worked well enough to support the game. This problem helped </w:t>
      </w:r>
      <w:del w:id="396" w:author="Anthony Cloudy" w:date="2017-04-14T13:53:00Z">
        <w:r w:rsidDel="009A4C0E">
          <w:delText xml:space="preserve">to </w:delText>
        </w:r>
      </w:del>
      <w:r>
        <w:t xml:space="preserve">dispel the myth that only lofty, </w:t>
      </w:r>
      <w:r w:rsidR="001D69F4">
        <w:t>future-proofed</w:t>
      </w:r>
      <w:r>
        <w:t xml:space="preserve"> systems are the “right way” to solve engine problems for games</w:t>
      </w:r>
      <w:r w:rsidRPr="00B47B53">
        <w:t xml:space="preserve">. If the game isn't </w:t>
      </w:r>
      <w:r>
        <w:t>playable</w:t>
      </w:r>
      <w:r w:rsidRPr="00B47B53">
        <w:t xml:space="preserve">, but you have a great </w:t>
      </w:r>
      <w:r>
        <w:t xml:space="preserve">engine </w:t>
      </w:r>
      <w:r w:rsidRPr="00B47B53">
        <w:t>system, you didn't do it the "right way", as you don't have the product you set out to make</w:t>
      </w:r>
      <w:ins w:id="397" w:author="Anthony Cloudy" w:date="2017-04-14T13:55:00Z">
        <w:r w:rsidR="009A4C0E">
          <w:t xml:space="preserve"> (Rephrase with One?)</w:t>
        </w:r>
      </w:ins>
      <w:r w:rsidRPr="00B47B53">
        <w:t>.</w:t>
      </w:r>
      <w:r>
        <w:t xml:space="preserve"> Programming in a custom engine creates the</w:t>
      </w:r>
      <w:r w:rsidRPr="00B47B53">
        <w:t xml:space="preserve"> temptation to solve problems </w:t>
      </w:r>
      <w:r w:rsidR="001D69F4">
        <w:t>the game doesn</w:t>
      </w:r>
      <w:r w:rsidRPr="00B47B53">
        <w:t>'t have yet. Time constraints</w:t>
      </w:r>
      <w:r w:rsidR="001D69F4">
        <w:t xml:space="preserve"> help</w:t>
      </w:r>
      <w:r w:rsidRPr="00B47B53">
        <w:t xml:space="preserve"> </w:t>
      </w:r>
      <w:r w:rsidR="001D69F4">
        <w:t xml:space="preserve">to </w:t>
      </w:r>
      <w:r w:rsidRPr="00B47B53">
        <w:t xml:space="preserve">prevent this, </w:t>
      </w:r>
      <w:r w:rsidR="001D69F4">
        <w:t>as they force the developers to solve the most urgent problems</w:t>
      </w:r>
      <w:r w:rsidRPr="00B47B53">
        <w:t xml:space="preserve"> instead of tackling ones </w:t>
      </w:r>
      <w:r w:rsidR="001D69F4">
        <w:t>they</w:t>
      </w:r>
      <w:r w:rsidRPr="00B47B53">
        <w:t xml:space="preserve"> don't have</w:t>
      </w:r>
      <w:del w:id="398" w:author="Anthony Cloudy" w:date="2017-04-14T13:56:00Z">
        <w:r w:rsidRPr="00B47B53" w:rsidDel="009A4C0E">
          <w:delText xml:space="preserve"> yet</w:delText>
        </w:r>
      </w:del>
      <w:r w:rsidRPr="00B47B53">
        <w:t>.</w:t>
      </w:r>
      <w:ins w:id="399" w:author="Anthony Cloudy" w:date="2017-04-14T13:57:00Z">
        <w:r w:rsidR="009A4C0E">
          <w:t xml:space="preserve"> (Tighten this up. Good engineering is to spend the right amount of energy on the right problems. Correctly identify problems and correctly allocate energy to solve them. </w:t>
        </w:r>
      </w:ins>
      <w:ins w:id="400" w:author="Anthony Cloudy" w:date="2017-04-14T13:58:00Z">
        <w:r w:rsidR="009A4C0E">
          <w:t>Pursue perfection instead of battle picking instead of in terms of code quality.</w:t>
        </w:r>
      </w:ins>
    </w:p>
    <w:p w14:paraId="1DCFB4C0" w14:textId="65F96CE4" w:rsidR="00FF0EC7" w:rsidRPr="00FF0EC7" w:rsidRDefault="00AA4C85" w:rsidP="001D69F4">
      <w:pPr>
        <w:ind w:firstLine="202"/>
        <w:jc w:val="both"/>
      </w:pPr>
      <w:r w:rsidRPr="001D69F4">
        <w:t xml:space="preserve">Conveyance </w:t>
      </w:r>
      <w:r w:rsidR="001D69F4">
        <w:t>was another difficult aspect of the project, and ended up being one of the most important aspects of the game</w:t>
      </w:r>
      <w:ins w:id="401" w:author="Anthony Cloudy" w:date="2017-04-14T13:59:00Z">
        <w:r w:rsidR="009A4C0E">
          <w:t xml:space="preserve"> (obvious perhaps in hindsight)</w:t>
        </w:r>
      </w:ins>
      <w:r w:rsidRPr="001D69F4">
        <w:t xml:space="preserve">. Players need to be able to understand </w:t>
      </w:r>
      <w:r w:rsidR="001D69F4">
        <w:t>the</w:t>
      </w:r>
      <w:r w:rsidRPr="001D69F4">
        <w:t xml:space="preserve"> game, and any lazy shortcuts </w:t>
      </w:r>
      <w:r w:rsidR="001D69F4">
        <w:t>developers</w:t>
      </w:r>
      <w:r w:rsidRPr="001D69F4">
        <w:t xml:space="preserve"> </w:t>
      </w:r>
      <w:del w:id="402" w:author="Anthony Cloudy" w:date="2017-04-14T13:59:00Z">
        <w:r w:rsidRPr="001D69F4" w:rsidDel="009A4C0E">
          <w:delText xml:space="preserve">do </w:delText>
        </w:r>
      </w:del>
      <w:proofErr w:type="spellStart"/>
      <w:ins w:id="403" w:author="Anthony Cloudy" w:date="2017-04-14T13:59:00Z">
        <w:r w:rsidR="009A4C0E">
          <w:t>take</w:t>
        </w:r>
      </w:ins>
      <w:del w:id="404" w:author="Anthony Cloudy" w:date="2017-04-14T13:59:00Z">
        <w:r w:rsidRPr="001D69F4" w:rsidDel="009A4C0E">
          <w:delText xml:space="preserve">for </w:delText>
        </w:r>
        <w:r w:rsidR="001D69F4" w:rsidDel="009A4C0E">
          <w:delText>themselves</w:delText>
        </w:r>
        <w:r w:rsidRPr="001D69F4" w:rsidDel="009A4C0E">
          <w:delText xml:space="preserve"> cut into</w:delText>
        </w:r>
      </w:del>
      <w:ins w:id="405" w:author="Anthony Cloudy" w:date="2017-04-14T13:59:00Z">
        <w:r w:rsidR="009A4C0E">
          <w:t>can</w:t>
        </w:r>
        <w:proofErr w:type="spellEnd"/>
        <w:r w:rsidR="009A4C0E">
          <w:t xml:space="preserve"> negatively impact</w:t>
        </w:r>
      </w:ins>
      <w:r w:rsidRPr="001D69F4">
        <w:t xml:space="preserve"> </w:t>
      </w:r>
      <w:r w:rsidR="001D69F4">
        <w:t xml:space="preserve">the </w:t>
      </w:r>
      <w:del w:id="406" w:author="Anthony Cloudy" w:date="2017-04-14T13:59:00Z">
        <w:r w:rsidR="001D69F4" w:rsidDel="009A4C0E">
          <w:delText>game’s</w:delText>
        </w:r>
        <w:r w:rsidRPr="001D69F4" w:rsidDel="009A4C0E">
          <w:delText xml:space="preserve"> </w:delText>
        </w:r>
      </w:del>
      <w:ins w:id="407" w:author="Anthony Cloudy" w:date="2017-04-14T13:59:00Z">
        <w:r w:rsidR="009A4C0E">
          <w:t>player</w:t>
        </w:r>
        <w:r w:rsidR="009A4C0E" w:rsidRPr="001D69F4">
          <w:t xml:space="preserve"> </w:t>
        </w:r>
      </w:ins>
      <w:r w:rsidRPr="001D69F4">
        <w:t>experience.</w:t>
      </w:r>
      <w:r w:rsidR="001D69F4">
        <w:t xml:space="preserve"> For example, the equipment system was confusing and unwieldy </w:t>
      </w:r>
      <w:del w:id="408" w:author="Anthony Cloudy" w:date="2017-04-14T14:00:00Z">
        <w:r w:rsidR="001D69F4" w:rsidDel="009A4C0E">
          <w:delText xml:space="preserve">for </w:delText>
        </w:r>
      </w:del>
      <w:ins w:id="409" w:author="Anthony Cloudy" w:date="2017-04-14T14:00:00Z">
        <w:r w:rsidR="009A4C0E">
          <w:t xml:space="preserve">throughout </w:t>
        </w:r>
      </w:ins>
      <w:r w:rsidR="001D69F4">
        <w:t xml:space="preserve">most of the project. Whenever players moved over a piece of equipment, it was automatically picked up, </w:t>
      </w:r>
      <w:del w:id="410" w:author="Anthony Cloudy" w:date="2017-04-14T14:00:00Z">
        <w:r w:rsidR="001D69F4" w:rsidDel="009A4C0E">
          <w:delText xml:space="preserve">which </w:delText>
        </w:r>
      </w:del>
      <w:r w:rsidR="001D69F4">
        <w:t>caus</w:t>
      </w:r>
      <w:ins w:id="411" w:author="Anthony Cloudy" w:date="2017-04-14T14:00:00Z">
        <w:r w:rsidR="009A4C0E">
          <w:t>ing</w:t>
        </w:r>
      </w:ins>
      <w:del w:id="412" w:author="Anthony Cloudy" w:date="2017-04-14T14:00:00Z">
        <w:r w:rsidR="001D69F4" w:rsidDel="009A4C0E">
          <w:delText>ed</w:delText>
        </w:r>
      </w:del>
      <w:r w:rsidR="001D69F4">
        <w:t xml:space="preserve"> </w:t>
      </w:r>
      <w:del w:id="413" w:author="Anthony Cloudy" w:date="2017-04-14T14:00:00Z">
        <w:r w:rsidR="001D69F4" w:rsidDel="009A4C0E">
          <w:delText xml:space="preserve">players </w:delText>
        </w:r>
      </w:del>
      <w:ins w:id="414" w:author="Anthony Cloudy" w:date="2017-04-14T14:00:00Z">
        <w:r w:rsidR="009A4C0E">
          <w:t xml:space="preserve">them </w:t>
        </w:r>
      </w:ins>
      <w:r w:rsidR="001D69F4">
        <w:t xml:space="preserve">to wonder how they gathered the equipment or </w:t>
      </w:r>
      <w:del w:id="415" w:author="Anthony Cloudy" w:date="2017-04-14T14:00:00Z">
        <w:r w:rsidR="001D69F4" w:rsidDel="009A4C0E">
          <w:delText xml:space="preserve">caused them </w:delText>
        </w:r>
      </w:del>
      <w:r w:rsidR="001D69F4">
        <w:t xml:space="preserve">to ignore it completely. </w:t>
      </w:r>
      <w:moveToRangeStart w:id="416" w:author="Anthony Cloudy" w:date="2017-04-14T14:02:00Z" w:name="move479941864"/>
      <w:moveTo w:id="417" w:author="Anthony Cloudy" w:date="2017-04-14T14:02:00Z">
        <w:r w:rsidR="009A4C0E">
          <w:t>This not only showed up as a complaint multiple times throughout that period, but distracted from other issues that needed feedback and wasted playtesting time.</w:t>
        </w:r>
      </w:moveTo>
      <w:moveToRangeEnd w:id="416"/>
      <w:ins w:id="418" w:author="Anthony Cloudy" w:date="2017-04-14T14:02:00Z">
        <w:r w:rsidR="00742C01">
          <w:t xml:space="preserve"> </w:t>
        </w:r>
      </w:ins>
      <w:r w:rsidR="000704FD">
        <w:t>This remained in the project as a to</w:t>
      </w:r>
      <w:r w:rsidR="007065B1">
        <w:t>-</w:t>
      </w:r>
      <w:r w:rsidR="000704FD">
        <w:t xml:space="preserve">do until less than a month out, when it was replaced with a system </w:t>
      </w:r>
      <w:del w:id="419" w:author="Anthony Cloudy" w:date="2017-04-14T14:01:00Z">
        <w:r w:rsidR="000704FD" w:rsidDel="009A4C0E">
          <w:delText xml:space="preserve">where </w:delText>
        </w:r>
      </w:del>
      <w:ins w:id="420" w:author="Anthony Cloudy" w:date="2017-04-14T14:01:00Z">
        <w:r w:rsidR="009A4C0E">
          <w:t xml:space="preserve">in which </w:t>
        </w:r>
      </w:ins>
      <w:r w:rsidR="000704FD">
        <w:t xml:space="preserve">players </w:t>
      </w:r>
      <w:del w:id="421" w:author="Anthony Cloudy" w:date="2017-04-14T14:01:00Z">
        <w:r w:rsidR="000704FD" w:rsidDel="009A4C0E">
          <w:delText xml:space="preserve">always </w:delText>
        </w:r>
      </w:del>
      <w:proofErr w:type="spellStart"/>
      <w:ins w:id="422" w:author="Anthony Cloudy" w:date="2017-04-14T14:01:00Z">
        <w:r w:rsidR="009A4C0E">
          <w:t>must</w:t>
        </w:r>
      </w:ins>
      <w:del w:id="423" w:author="Anthony Cloudy" w:date="2017-04-14T14:01:00Z">
        <w:r w:rsidR="000704FD" w:rsidDel="009A4C0E">
          <w:delText xml:space="preserve">had to </w:delText>
        </w:r>
      </w:del>
      <w:r w:rsidR="000704FD">
        <w:t>hold</w:t>
      </w:r>
      <w:proofErr w:type="spellEnd"/>
      <w:r w:rsidR="000704FD">
        <w:t xml:space="preserve"> a button to pick up equipment. </w:t>
      </w:r>
      <w:moveFromRangeStart w:id="424" w:author="Anthony Cloudy" w:date="2017-04-14T14:02:00Z" w:name="move479941864"/>
      <w:moveFrom w:id="425" w:author="Anthony Cloudy" w:date="2017-04-14T14:02:00Z">
        <w:r w:rsidR="000704FD" w:rsidDel="009A4C0E">
          <w:t>This not only showed up as a complaint multiple times throughout that period, but distracted from other issues that needed feedback and wasted playtesting time.</w:t>
        </w:r>
      </w:moveFrom>
      <w:moveFromRangeEnd w:id="424"/>
    </w:p>
    <w:p w14:paraId="22A906FE" w14:textId="18BCF2B1" w:rsidR="00FF0EC7" w:rsidRPr="00FF0EC7" w:rsidRDefault="00FF0EC7" w:rsidP="00FF0EC7">
      <w:pPr>
        <w:pStyle w:val="Heading1"/>
        <w:rPr>
          <w:color w:val="000000" w:themeColor="text1"/>
        </w:rPr>
      </w:pPr>
      <w:r w:rsidRPr="007A7286">
        <w:rPr>
          <w:color w:val="000000" w:themeColor="text1"/>
        </w:rPr>
        <w:t>Conclusion</w:t>
      </w:r>
    </w:p>
    <w:p w14:paraId="7D2DA15A" w14:textId="290A991D" w:rsidR="00F63C69" w:rsidRDefault="00EB7A57" w:rsidP="00E458C7">
      <w:pPr>
        <w:pStyle w:val="Text"/>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w:t>
      </w:r>
      <w:ins w:id="426" w:author="Anthony Cloudy" w:date="2017-04-14T14:50:00Z">
        <w:r w:rsidR="0010649F">
          <w:rPr>
            <w:color w:val="000000" w:themeColor="text1"/>
          </w:rPr>
          <w:t xml:space="preserve"> multiplayer</w:t>
        </w:r>
      </w:ins>
      <w:r>
        <w:rPr>
          <w:color w:val="000000" w:themeColor="text1"/>
        </w:rPr>
        <w:t>, open-</w:t>
      </w:r>
      <w:r w:rsidRPr="0086040E">
        <w:rPr>
          <w:color w:val="000000" w:themeColor="text1"/>
        </w:rPr>
        <w:t xml:space="preserve">arena, </w:t>
      </w:r>
      <w:del w:id="427" w:author="Anthony Cloudy" w:date="2017-04-14T14:50:00Z">
        <w:r w:rsidR="009745F7" w:rsidRPr="0086040E" w:rsidDel="0010649F">
          <w:rPr>
            <w:color w:val="000000" w:themeColor="text1"/>
          </w:rPr>
          <w:delText>two-dimensional</w:delText>
        </w:r>
      </w:del>
      <w:ins w:id="428" w:author="Anthony Cloudy" w:date="2017-04-14T14:50:00Z">
        <w:r w:rsidR="0010649F">
          <w:rPr>
            <w:color w:val="000000" w:themeColor="text1"/>
          </w:rPr>
          <w:t>2D</w:t>
        </w:r>
      </w:ins>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w:t>
      </w:r>
      <w:del w:id="429" w:author="Anthony Cloudy" w:date="2017-04-14T14:51:00Z">
        <w:r w:rsidRPr="0086040E" w:rsidDel="0010649F">
          <w:rPr>
            <w:color w:val="000000" w:themeColor="text1"/>
          </w:rPr>
          <w:delText xml:space="preserve"> </w:delText>
        </w:r>
        <w:r w:rsidR="00D1209A" w:rsidDel="0010649F">
          <w:delText>Completion o</w:delText>
        </w:r>
        <w:r w:rsidR="005147DA" w:rsidDel="0010649F">
          <w:delText xml:space="preserve">f all tiers resulted </w:delText>
        </w:r>
        <w:r w:rsidR="00D1209A" w:rsidDel="0010649F">
          <w:delText xml:space="preserve">in a </w:delText>
        </w:r>
        <w:r w:rsidR="00D1209A" w:rsidDel="0010649F">
          <w:delText>complete and polished game that demonstrates a mastery of software development for games, the goal of this thesis.</w:delText>
        </w:r>
      </w:del>
      <w:r>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5189EDF5" w:rsidR="00E458C7" w:rsidRPr="005147DA" w:rsidRDefault="00E458C7" w:rsidP="009B3DFB">
      <w:pPr>
        <w:ind w:firstLine="202"/>
        <w:jc w:val="both"/>
      </w:pPr>
      <w:r>
        <w:t xml:space="preserve">Despite </w:t>
      </w:r>
      <w:del w:id="430" w:author="Anthony Cloudy" w:date="2017-04-14T14:51:00Z">
        <w:r w:rsidDel="0010649F">
          <w:delText>all the work</w:delText>
        </w:r>
      </w:del>
      <w:ins w:id="431" w:author="Anthony Cloudy" w:date="2017-04-14T14:51:00Z">
        <w:r w:rsidR="0010649F">
          <w:t>the effort</w:t>
        </w:r>
      </w:ins>
      <w:r>
        <w:t xml:space="preserve"> put into the artifact, </w:t>
      </w:r>
      <w:r>
        <w:rPr>
          <w:i/>
        </w:rPr>
        <w:t>AllStar</w:t>
      </w:r>
      <w:r>
        <w:t xml:space="preserve"> </w:t>
      </w:r>
      <w:del w:id="432" w:author="Anthony Cloudy" w:date="2017-04-14T14:52:00Z">
        <w:r w:rsidDel="0010649F">
          <w:delText xml:space="preserve">is </w:delText>
        </w:r>
      </w:del>
      <w:ins w:id="433" w:author="Anthony Cloudy" w:date="2017-04-14T14:52:00Z">
        <w:r w:rsidR="0010649F">
          <w:t xml:space="preserve">remains </w:t>
        </w:r>
      </w:ins>
      <w:del w:id="434" w:author="Anthony Cloudy" w:date="2017-04-14T14:52:00Z">
        <w:r w:rsidDel="0010649F">
          <w:delText xml:space="preserve">still </w:delText>
        </w:r>
      </w:del>
      <w:r>
        <w:t xml:space="preserve">a project, not a </w:t>
      </w:r>
      <w:proofErr w:type="spellStart"/>
      <w:r>
        <w:t>product.</w:t>
      </w:r>
      <w:del w:id="435" w:author="Anthony Cloudy" w:date="2017-04-14T14:52:00Z">
        <w:r w:rsidDel="0010649F">
          <w:delText xml:space="preserve"> Thus, there are s</w:delText>
        </w:r>
      </w:del>
      <w:ins w:id="436" w:author="Anthony Cloudy" w:date="2017-04-14T14:52:00Z">
        <w:r w:rsidR="0010649F">
          <w:t>S</w:t>
        </w:r>
      </w:ins>
      <w:r>
        <w:t>everal</w:t>
      </w:r>
      <w:proofErr w:type="spellEnd"/>
      <w:r>
        <w:t xml:space="preserve"> areas of the game that would need to be addressed to bring </w:t>
      </w:r>
      <w:del w:id="437" w:author="Anthony Cloudy" w:date="2017-04-14T14:53:00Z">
        <w:r w:rsidDel="0010649F">
          <w:delText xml:space="preserve">the </w:delText>
        </w:r>
      </w:del>
      <w:del w:id="438" w:author="Anthony Cloudy" w:date="2017-04-14T14:52:00Z">
        <w:r w:rsidDel="0010649F">
          <w:delText xml:space="preserve">game </w:delText>
        </w:r>
      </w:del>
      <w:ins w:id="439" w:author="Anthony Cloudy" w:date="2017-04-14T14:52:00Z">
        <w:r w:rsidR="0010649F">
          <w:t xml:space="preserve">it </w:t>
        </w:r>
      </w:ins>
      <w:r>
        <w:t xml:space="preserve">up to shippable quality. </w:t>
      </w:r>
      <w:del w:id="440" w:author="Anthony Cloudy" w:date="2017-04-14T14:53:00Z">
        <w:r w:rsidDel="0010649F">
          <w:delText>All the game’s art</w:delText>
        </w:r>
      </w:del>
      <w:ins w:id="441" w:author="Anthony Cloudy" w:date="2017-04-14T14:53:00Z">
        <w:r w:rsidR="0010649F">
          <w:t>Art</w:t>
        </w:r>
      </w:ins>
      <w:r>
        <w:t xml:space="preserve"> assets are either from the public domain </w:t>
      </w:r>
      <w:del w:id="442" w:author="Anthony Cloudy" w:date="2017-04-14T14:53:00Z">
        <w:r w:rsidDel="0010649F">
          <w:delText xml:space="preserve">(modified or unmodified by the developer) </w:delText>
        </w:r>
      </w:del>
      <w:r>
        <w:t xml:space="preserve">or from another artist who had limited time to </w:t>
      </w:r>
      <w:del w:id="443" w:author="Anthony Cloudy" w:date="2017-04-14T14:53:00Z">
        <w:r w:rsidDel="0010649F">
          <w:delText xml:space="preserve">work </w:delText>
        </w:r>
      </w:del>
      <w:ins w:id="444" w:author="Anthony Cloudy" w:date="2017-04-14T14:53:00Z">
        <w:r w:rsidR="0010649F">
          <w:t>contribute to</w:t>
        </w:r>
      </w:ins>
      <w:del w:id="445" w:author="Anthony Cloudy" w:date="2017-04-14T14:53:00Z">
        <w:r w:rsidDel="0010649F">
          <w:delText>on</w:delText>
        </w:r>
      </w:del>
      <w:r>
        <w:t xml:space="preserve"> the project. </w:t>
      </w:r>
      <w:del w:id="446" w:author="Anthony Cloudy" w:date="2017-04-14T14:53:00Z">
        <w:r w:rsidDel="0010649F">
          <w:delText>Thus</w:delText>
        </w:r>
      </w:del>
      <w:ins w:id="447" w:author="Anthony Cloudy" w:date="2017-04-14T14:53:00Z">
        <w:r w:rsidR="0010649F">
          <w:t>As such</w:t>
        </w:r>
      </w:ins>
      <w:r>
        <w:t xml:space="preserve">, most of the game’s art style is not cohesive, and lacks the </w:t>
      </w:r>
      <w:del w:id="448" w:author="Anthony Cloudy" w:date="2017-04-14T14:54:00Z">
        <w:r w:rsidDel="0010649F">
          <w:delText xml:space="preserve">kind of </w:delText>
        </w:r>
      </w:del>
      <w:ins w:id="449" w:author="Anthony Cloudy" w:date="2017-04-14T14:54:00Z">
        <w:r w:rsidR="0010649F">
          <w:t xml:space="preserve">level </w:t>
        </w:r>
        <w:proofErr w:type="spellStart"/>
        <w:r w:rsidR="0010649F">
          <w:t>of</w:t>
        </w:r>
      </w:ins>
      <w:r>
        <w:t>quality</w:t>
      </w:r>
      <w:proofErr w:type="spellEnd"/>
      <w:r>
        <w:t xml:space="preserve"> and beauty an indie game would need to succeed on the market today. The game’s design and balance </w:t>
      </w:r>
      <w:del w:id="450" w:author="Anthony Cloudy" w:date="2017-04-14T14:54:00Z">
        <w:r w:rsidDel="0010649F">
          <w:delText>would need</w:delText>
        </w:r>
      </w:del>
      <w:ins w:id="451" w:author="Anthony Cloudy" w:date="2017-04-14T14:54:00Z">
        <w:r w:rsidR="0010649F">
          <w:t>require</w:t>
        </w:r>
      </w:ins>
      <w:r>
        <w:t xml:space="preserve"> a few more iterations as well. Because the </w:t>
      </w:r>
      <w:del w:id="452" w:author="Anthony Cloudy" w:date="2017-04-14T14:55:00Z">
        <w:r w:rsidDel="007E2042">
          <w:delText xml:space="preserve">project’s </w:delText>
        </w:r>
      </w:del>
      <w:ins w:id="453" w:author="Anthony Cloudy" w:date="2017-04-14T14:55:00Z">
        <w:r w:rsidR="007E2042">
          <w:t xml:space="preserve">developer’s </w:t>
        </w:r>
      </w:ins>
      <w:r>
        <w:t xml:space="preserve">focus was on creating content and systems to demonstrate mastery of the programming track, less time was spent on </w:t>
      </w:r>
      <w:ins w:id="454" w:author="Anthony Cloudy" w:date="2017-04-14T14:56:00Z">
        <w:r w:rsidR="007E2042">
          <w:t xml:space="preserve">the </w:t>
        </w:r>
      </w:ins>
      <w:r>
        <w:t xml:space="preserve">design and balance </w:t>
      </w:r>
      <w:del w:id="455" w:author="Anthony Cloudy" w:date="2017-04-14T14:55:00Z">
        <w:r w:rsidDel="007E2042">
          <w:delText>that would need more time and talent</w:delText>
        </w:r>
      </w:del>
      <w:ins w:id="456" w:author="Anthony Cloudy" w:date="2017-04-14T14:55:00Z">
        <w:r w:rsidR="007E2042">
          <w:t>necessary</w:t>
        </w:r>
      </w:ins>
      <w:r>
        <w:t xml:space="preserve"> to bring the game to market. </w:t>
      </w:r>
      <w:ins w:id="457" w:author="Anthony Cloudy" w:date="2017-04-14T14:56:00Z">
        <w:r w:rsidR="007E2042">
          <w:rPr>
            <w:i/>
          </w:rPr>
          <w:t>AllStar</w:t>
        </w:r>
      </w:ins>
      <w:del w:id="458" w:author="Anthony Cloudy" w:date="2017-04-14T14:56:00Z">
        <w:r w:rsidDel="007E2042">
          <w:delText>The game</w:delText>
        </w:r>
      </w:del>
      <w:r>
        <w:t xml:space="preserve"> has reached the </w:t>
      </w:r>
      <w:r w:rsidR="009B3DFB">
        <w:t xml:space="preserve">stage of development where iteration and content creation are </w:t>
      </w:r>
      <w:del w:id="459" w:author="Anthony Cloudy" w:date="2017-04-14T14:56:00Z">
        <w:r w:rsidR="009B3DFB" w:rsidDel="007E2042">
          <w:delText>much easier to do</w:delText>
        </w:r>
      </w:del>
      <w:ins w:id="460" w:author="Anthony Cloudy" w:date="2017-04-14T14:56:00Z">
        <w:r w:rsidR="007E2042">
          <w:t>expedited</w:t>
        </w:r>
      </w:ins>
      <w:r w:rsidR="009B3DFB">
        <w:t xml:space="preserve">, which would </w:t>
      </w:r>
      <w:del w:id="461" w:author="Anthony Cloudy" w:date="2017-04-14T14:56:00Z">
        <w:r w:rsidR="009B3DFB" w:rsidDel="007E2042">
          <w:delText>help speed up</w:delText>
        </w:r>
      </w:del>
      <w:ins w:id="462" w:author="Anthony Cloudy" w:date="2017-04-14T14:56:00Z">
        <w:r w:rsidR="007E2042">
          <w:t>accelerate</w:t>
        </w:r>
      </w:ins>
      <w:r w:rsidR="009B3DFB">
        <w:t xml:space="preserve"> development for the remainder of the project.</w:t>
      </w:r>
      <w:bookmarkStart w:id="463" w:name="_GoBack"/>
      <w:bookmarkEnd w:id="463"/>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lastRenderedPageBreak/>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6804D4FF" w14:textId="60B6B2A1" w:rsidR="001D69F4" w:rsidRDefault="005B5B63" w:rsidP="001D69F4">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9265027" w:history="1">
        <w:r w:rsidR="001D69F4" w:rsidRPr="005A4D32">
          <w:rPr>
            <w:rStyle w:val="Hyperlink"/>
            <w:noProof/>
          </w:rPr>
          <w:t>Figure 1: Kirby Air Ride's City Trial mode features power-ups scattered throughout the level that alter the characteristics of players’ machines [5].</w:t>
        </w:r>
        <w:r w:rsidR="001D69F4">
          <w:rPr>
            <w:noProof/>
            <w:webHidden/>
          </w:rPr>
          <w:tab/>
        </w:r>
        <w:r w:rsidR="001D69F4">
          <w:rPr>
            <w:noProof/>
            <w:webHidden/>
          </w:rPr>
          <w:fldChar w:fldCharType="begin"/>
        </w:r>
        <w:r w:rsidR="001D69F4">
          <w:rPr>
            <w:noProof/>
            <w:webHidden/>
          </w:rPr>
          <w:instrText xml:space="preserve"> PAGEREF _Toc479265027 \h </w:instrText>
        </w:r>
        <w:r w:rsidR="001D69F4">
          <w:rPr>
            <w:noProof/>
            <w:webHidden/>
          </w:rPr>
        </w:r>
        <w:r w:rsidR="001D69F4">
          <w:rPr>
            <w:noProof/>
            <w:webHidden/>
          </w:rPr>
          <w:fldChar w:fldCharType="separate"/>
        </w:r>
        <w:r w:rsidR="001D69F4">
          <w:rPr>
            <w:noProof/>
            <w:webHidden/>
          </w:rPr>
          <w:t>2</w:t>
        </w:r>
        <w:r w:rsidR="001D69F4">
          <w:rPr>
            <w:noProof/>
            <w:webHidden/>
          </w:rPr>
          <w:fldChar w:fldCharType="end"/>
        </w:r>
      </w:hyperlink>
    </w:p>
    <w:p w14:paraId="1C6C1BD2" w14:textId="77A4795A"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28" w:history="1">
        <w:r w:rsidR="001D69F4" w:rsidRPr="005A4D32">
          <w:rPr>
            <w:rStyle w:val="Hyperlink"/>
            <w:noProof/>
          </w:rPr>
          <w:t>Figure 2: Players battling monsters in Realm of the Mad God have to pay extremely close attention to their surroundings, as bullets come in various speeds and patterns that can end players’ lives instantly [6].</w:t>
        </w:r>
        <w:r w:rsidR="001D69F4">
          <w:rPr>
            <w:noProof/>
            <w:webHidden/>
          </w:rPr>
          <w:tab/>
        </w:r>
        <w:r w:rsidR="001D69F4">
          <w:rPr>
            <w:noProof/>
            <w:webHidden/>
          </w:rPr>
          <w:fldChar w:fldCharType="begin"/>
        </w:r>
        <w:r w:rsidR="001D69F4">
          <w:rPr>
            <w:noProof/>
            <w:webHidden/>
          </w:rPr>
          <w:instrText xml:space="preserve"> PAGEREF _Toc479265028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7A741151" w14:textId="25EE141F"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29" w:history="1">
        <w:r w:rsidR="001D69F4" w:rsidRPr="005A4D32">
          <w:rPr>
            <w:rStyle w:val="Hyperlink"/>
            <w:noProof/>
          </w:rPr>
          <w:t>Figure 3: A player avoiding Sinistar while trying to create sinibombs. The game’s open arena and obstacles match the thesis’ design [7].</w:t>
        </w:r>
        <w:r w:rsidR="001D69F4">
          <w:rPr>
            <w:noProof/>
            <w:webHidden/>
          </w:rPr>
          <w:tab/>
        </w:r>
        <w:r w:rsidR="001D69F4">
          <w:rPr>
            <w:noProof/>
            <w:webHidden/>
          </w:rPr>
          <w:fldChar w:fldCharType="begin"/>
        </w:r>
        <w:r w:rsidR="001D69F4">
          <w:rPr>
            <w:noProof/>
            <w:webHidden/>
          </w:rPr>
          <w:instrText xml:space="preserve"> PAGEREF _Toc479265029 \h </w:instrText>
        </w:r>
        <w:r w:rsidR="001D69F4">
          <w:rPr>
            <w:noProof/>
            <w:webHidden/>
          </w:rPr>
        </w:r>
        <w:r w:rsidR="001D69F4">
          <w:rPr>
            <w:noProof/>
            <w:webHidden/>
          </w:rPr>
          <w:fldChar w:fldCharType="separate"/>
        </w:r>
        <w:r w:rsidR="001D69F4">
          <w:rPr>
            <w:noProof/>
            <w:webHidden/>
          </w:rPr>
          <w:t>3</w:t>
        </w:r>
        <w:r w:rsidR="001D69F4">
          <w:rPr>
            <w:noProof/>
            <w:webHidden/>
          </w:rPr>
          <w:fldChar w:fldCharType="end"/>
        </w:r>
      </w:hyperlink>
    </w:p>
    <w:p w14:paraId="51C93BF2" w14:textId="76D414B7"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0" w:history="1">
        <w:r w:rsidR="001D69F4" w:rsidRPr="005A4D32">
          <w:rPr>
            <w:rStyle w:val="Hyperlink"/>
            <w:noProof/>
          </w:rPr>
          <w:t>Figure 4: Galak-Z's unique handling and polish set it apart from other titles in the genre, creating the feel of actually driving a spaceship [8].</w:t>
        </w:r>
        <w:r w:rsidR="001D69F4">
          <w:rPr>
            <w:noProof/>
            <w:webHidden/>
          </w:rPr>
          <w:tab/>
        </w:r>
        <w:r w:rsidR="001D69F4">
          <w:rPr>
            <w:noProof/>
            <w:webHidden/>
          </w:rPr>
          <w:fldChar w:fldCharType="begin"/>
        </w:r>
        <w:r w:rsidR="001D69F4">
          <w:rPr>
            <w:noProof/>
            <w:webHidden/>
          </w:rPr>
          <w:instrText xml:space="preserve"> PAGEREF _Toc479265030 \h </w:instrText>
        </w:r>
        <w:r w:rsidR="001D69F4">
          <w:rPr>
            <w:noProof/>
            <w:webHidden/>
          </w:rPr>
        </w:r>
        <w:r w:rsidR="001D69F4">
          <w:rPr>
            <w:noProof/>
            <w:webHidden/>
          </w:rPr>
          <w:fldChar w:fldCharType="separate"/>
        </w:r>
        <w:r w:rsidR="001D69F4">
          <w:rPr>
            <w:noProof/>
            <w:webHidden/>
          </w:rPr>
          <w:t>4</w:t>
        </w:r>
        <w:r w:rsidR="001D69F4">
          <w:rPr>
            <w:noProof/>
            <w:webHidden/>
          </w:rPr>
          <w:fldChar w:fldCharType="end"/>
        </w:r>
      </w:hyperlink>
    </w:p>
    <w:p w14:paraId="300DA5EE" w14:textId="2D4B003F"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1" w:history="1">
        <w:r w:rsidR="001D69F4" w:rsidRPr="005A4D32">
          <w:rPr>
            <w:rStyle w:val="Hyperlink"/>
            <w:noProof/>
          </w:rPr>
          <w:t>Figure 5: A game of AllStar, featuring the two main phases of gameplay, Assembly and Challenge.</w:t>
        </w:r>
        <w:r w:rsidR="001D69F4">
          <w:rPr>
            <w:noProof/>
            <w:webHidden/>
          </w:rPr>
          <w:tab/>
        </w:r>
        <w:r w:rsidR="001D69F4">
          <w:rPr>
            <w:noProof/>
            <w:webHidden/>
          </w:rPr>
          <w:fldChar w:fldCharType="begin"/>
        </w:r>
        <w:r w:rsidR="001D69F4">
          <w:rPr>
            <w:noProof/>
            <w:webHidden/>
          </w:rPr>
          <w:instrText xml:space="preserve"> PAGEREF _Toc479265031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A36E56" w14:textId="47CFE005"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2" w:history="1">
        <w:r w:rsidR="001D69F4" w:rsidRPr="005A4D32">
          <w:rPr>
            <w:rStyle w:val="Hyperlink"/>
            <w:noProof/>
          </w:rPr>
          <w:t>Figure 6: The twelve power-ups, in their respective power families.</w:t>
        </w:r>
        <w:r w:rsidR="001D69F4">
          <w:rPr>
            <w:noProof/>
            <w:webHidden/>
          </w:rPr>
          <w:tab/>
        </w:r>
        <w:r w:rsidR="001D69F4">
          <w:rPr>
            <w:noProof/>
            <w:webHidden/>
          </w:rPr>
          <w:fldChar w:fldCharType="begin"/>
        </w:r>
        <w:r w:rsidR="001D69F4">
          <w:rPr>
            <w:noProof/>
            <w:webHidden/>
          </w:rPr>
          <w:instrText xml:space="preserve"> PAGEREF _Toc479265032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16CC88AD" w14:textId="479670D5"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3" w:history="1">
        <w:r w:rsidR="001D69F4" w:rsidRPr="005A4D32">
          <w:rPr>
            <w:rStyle w:val="Hyperlink"/>
            <w:noProof/>
          </w:rPr>
          <w:t>Figure 7: Concept art for the different chassis in the game.</w:t>
        </w:r>
        <w:r w:rsidR="001D69F4">
          <w:rPr>
            <w:noProof/>
            <w:webHidden/>
          </w:rPr>
          <w:tab/>
        </w:r>
        <w:r w:rsidR="001D69F4">
          <w:rPr>
            <w:noProof/>
            <w:webHidden/>
          </w:rPr>
          <w:fldChar w:fldCharType="begin"/>
        </w:r>
        <w:r w:rsidR="001D69F4">
          <w:rPr>
            <w:noProof/>
            <w:webHidden/>
          </w:rPr>
          <w:instrText xml:space="preserve"> PAGEREF _Toc479265033 \h </w:instrText>
        </w:r>
        <w:r w:rsidR="001D69F4">
          <w:rPr>
            <w:noProof/>
            <w:webHidden/>
          </w:rPr>
        </w:r>
        <w:r w:rsidR="001D69F4">
          <w:rPr>
            <w:noProof/>
            <w:webHidden/>
          </w:rPr>
          <w:fldChar w:fldCharType="separate"/>
        </w:r>
        <w:r w:rsidR="001D69F4">
          <w:rPr>
            <w:noProof/>
            <w:webHidden/>
          </w:rPr>
          <w:t>5</w:t>
        </w:r>
        <w:r w:rsidR="001D69F4">
          <w:rPr>
            <w:noProof/>
            <w:webHidden/>
          </w:rPr>
          <w:fldChar w:fldCharType="end"/>
        </w:r>
      </w:hyperlink>
    </w:p>
    <w:p w14:paraId="3FA40780" w14:textId="15525E10"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4" w:history="1">
        <w:r w:rsidR="001D69F4" w:rsidRPr="005A4D32">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1D69F4">
          <w:rPr>
            <w:noProof/>
            <w:webHidden/>
          </w:rPr>
          <w:tab/>
        </w:r>
        <w:r w:rsidR="001D69F4">
          <w:rPr>
            <w:noProof/>
            <w:webHidden/>
          </w:rPr>
          <w:fldChar w:fldCharType="begin"/>
        </w:r>
        <w:r w:rsidR="001D69F4">
          <w:rPr>
            <w:noProof/>
            <w:webHidden/>
          </w:rPr>
          <w:instrText xml:space="preserve"> PAGEREF _Toc479265034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12C08B40" w14:textId="7CCB0E1F"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5" w:history="1">
        <w:r w:rsidR="001D69F4" w:rsidRPr="005A4D32">
          <w:rPr>
            <w:rStyle w:val="Hyperlink"/>
            <w:noProof/>
          </w:rPr>
          <w:t>Figure 9: A player using her active ability to drastically increase shot deflection.</w:t>
        </w:r>
        <w:r w:rsidR="001D69F4">
          <w:rPr>
            <w:noProof/>
            <w:webHidden/>
          </w:rPr>
          <w:tab/>
        </w:r>
        <w:r w:rsidR="001D69F4">
          <w:rPr>
            <w:noProof/>
            <w:webHidden/>
          </w:rPr>
          <w:fldChar w:fldCharType="begin"/>
        </w:r>
        <w:r w:rsidR="001D69F4">
          <w:rPr>
            <w:noProof/>
            <w:webHidden/>
          </w:rPr>
          <w:instrText xml:space="preserve"> PAGEREF _Toc479265035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7FAAD03E" w14:textId="05FDDD52"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6" w:history="1">
        <w:r w:rsidR="001D69F4" w:rsidRPr="005A4D32">
          <w:rPr>
            <w:rStyle w:val="Hyperlink"/>
            <w:noProof/>
          </w:rPr>
          <w:t>Figure 10: A player taking advantage of a nebula to sneak up on an enemy ship.</w:t>
        </w:r>
        <w:r w:rsidR="001D69F4">
          <w:rPr>
            <w:noProof/>
            <w:webHidden/>
          </w:rPr>
          <w:tab/>
        </w:r>
        <w:r w:rsidR="001D69F4">
          <w:rPr>
            <w:noProof/>
            <w:webHidden/>
          </w:rPr>
          <w:fldChar w:fldCharType="begin"/>
        </w:r>
        <w:r w:rsidR="001D69F4">
          <w:rPr>
            <w:noProof/>
            <w:webHidden/>
          </w:rPr>
          <w:instrText xml:space="preserve"> PAGEREF _Toc479265036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5703CAFD" w14:textId="228FD2A1"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7" w:history="1">
        <w:r w:rsidR="001D69F4" w:rsidRPr="005A4D32">
          <w:rPr>
            <w:rStyle w:val="Hyperlink"/>
            <w:noProof/>
          </w:rPr>
          <w:t>Figure 11: One of the minigame splash screens.</w:t>
        </w:r>
        <w:r w:rsidR="001D69F4">
          <w:rPr>
            <w:noProof/>
            <w:webHidden/>
          </w:rPr>
          <w:tab/>
        </w:r>
        <w:r w:rsidR="001D69F4">
          <w:rPr>
            <w:noProof/>
            <w:webHidden/>
          </w:rPr>
          <w:fldChar w:fldCharType="begin"/>
        </w:r>
        <w:r w:rsidR="001D69F4">
          <w:rPr>
            <w:noProof/>
            <w:webHidden/>
          </w:rPr>
          <w:instrText xml:space="preserve"> PAGEREF _Toc479265037 \h </w:instrText>
        </w:r>
        <w:r w:rsidR="001D69F4">
          <w:rPr>
            <w:noProof/>
            <w:webHidden/>
          </w:rPr>
        </w:r>
        <w:r w:rsidR="001D69F4">
          <w:rPr>
            <w:noProof/>
            <w:webHidden/>
          </w:rPr>
          <w:fldChar w:fldCharType="separate"/>
        </w:r>
        <w:r w:rsidR="001D69F4">
          <w:rPr>
            <w:noProof/>
            <w:webHidden/>
          </w:rPr>
          <w:t>6</w:t>
        </w:r>
        <w:r w:rsidR="001D69F4">
          <w:rPr>
            <w:noProof/>
            <w:webHidden/>
          </w:rPr>
          <w:fldChar w:fldCharType="end"/>
        </w:r>
      </w:hyperlink>
    </w:p>
    <w:p w14:paraId="478F3E7A" w14:textId="3C075F51"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8" w:history="1">
        <w:r w:rsidR="001D69F4" w:rsidRPr="005A4D32">
          <w:rPr>
            <w:rStyle w:val="Hyperlink"/>
            <w:noProof/>
          </w:rPr>
          <w:t>Figure 12: The sudden death minigame mode. If there's a tie for points at the end of the game, the tied players are thrown into this minigame for one final battle.</w:t>
        </w:r>
        <w:r w:rsidR="001D69F4">
          <w:rPr>
            <w:noProof/>
            <w:webHidden/>
          </w:rPr>
          <w:tab/>
        </w:r>
        <w:r w:rsidR="001D69F4">
          <w:rPr>
            <w:noProof/>
            <w:webHidden/>
          </w:rPr>
          <w:fldChar w:fldCharType="begin"/>
        </w:r>
        <w:r w:rsidR="001D69F4">
          <w:rPr>
            <w:noProof/>
            <w:webHidden/>
          </w:rPr>
          <w:instrText xml:space="preserve"> PAGEREF _Toc479265038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5D5C9DBE" w14:textId="1AAAFA6D"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39" w:history="1">
        <w:r w:rsidR="001D69F4" w:rsidRPr="005A4D32">
          <w:rPr>
            <w:rStyle w:val="Hyperlink"/>
            <w:noProof/>
          </w:rPr>
          <w:t>Figure 13: A UML Diagram that displays the core gameplay architecture of the program.</w:t>
        </w:r>
        <w:r w:rsidR="001D69F4">
          <w:rPr>
            <w:noProof/>
            <w:webHidden/>
          </w:rPr>
          <w:tab/>
        </w:r>
        <w:r w:rsidR="001D69F4">
          <w:rPr>
            <w:noProof/>
            <w:webHidden/>
          </w:rPr>
          <w:fldChar w:fldCharType="begin"/>
        </w:r>
        <w:r w:rsidR="001D69F4">
          <w:rPr>
            <w:noProof/>
            <w:webHidden/>
          </w:rPr>
          <w:instrText xml:space="preserve"> PAGEREF _Toc479265039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451C708B" w14:textId="0E353CE9"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0" w:history="1">
        <w:r w:rsidR="001D69F4" w:rsidRPr="005A4D32">
          <w:rPr>
            <w:rStyle w:val="Hyperlink"/>
            <w:noProof/>
          </w:rPr>
          <w:t>Figure 14: A UML Diagram that shows the relationship for entities and items.</w:t>
        </w:r>
        <w:r w:rsidR="001D69F4">
          <w:rPr>
            <w:noProof/>
            <w:webHidden/>
          </w:rPr>
          <w:tab/>
        </w:r>
        <w:r w:rsidR="001D69F4">
          <w:rPr>
            <w:noProof/>
            <w:webHidden/>
          </w:rPr>
          <w:fldChar w:fldCharType="begin"/>
        </w:r>
        <w:r w:rsidR="001D69F4">
          <w:rPr>
            <w:noProof/>
            <w:webHidden/>
          </w:rPr>
          <w:instrText xml:space="preserve"> PAGEREF _Toc479265040 \h </w:instrText>
        </w:r>
        <w:r w:rsidR="001D69F4">
          <w:rPr>
            <w:noProof/>
            <w:webHidden/>
          </w:rPr>
        </w:r>
        <w:r w:rsidR="001D69F4">
          <w:rPr>
            <w:noProof/>
            <w:webHidden/>
          </w:rPr>
          <w:fldChar w:fldCharType="separate"/>
        </w:r>
        <w:r w:rsidR="001D69F4">
          <w:rPr>
            <w:noProof/>
            <w:webHidden/>
          </w:rPr>
          <w:t>7</w:t>
        </w:r>
        <w:r w:rsidR="001D69F4">
          <w:rPr>
            <w:noProof/>
            <w:webHidden/>
          </w:rPr>
          <w:fldChar w:fldCharType="end"/>
        </w:r>
      </w:hyperlink>
    </w:p>
    <w:p w14:paraId="6F165B43" w14:textId="4E7C5652"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1" w:history="1">
        <w:r w:rsidR="001D69F4" w:rsidRPr="005A4D32">
          <w:rPr>
            <w:rStyle w:val="Hyperlink"/>
            <w:noProof/>
          </w:rPr>
          <w:t>Figure 15: Stage 1- The map is filled randomly with many asteroids. The GameMode then selects a random circle in the map that doesn't collide with any of the other encounters.</w:t>
        </w:r>
        <w:r w:rsidR="001D69F4">
          <w:rPr>
            <w:noProof/>
            <w:webHidden/>
          </w:rPr>
          <w:tab/>
        </w:r>
        <w:r w:rsidR="001D69F4">
          <w:rPr>
            <w:noProof/>
            <w:webHidden/>
          </w:rPr>
          <w:fldChar w:fldCharType="begin"/>
        </w:r>
        <w:r w:rsidR="001D69F4">
          <w:rPr>
            <w:noProof/>
            <w:webHidden/>
          </w:rPr>
          <w:instrText xml:space="preserve"> PAGEREF _Toc479265041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47B80037" w14:textId="54EA7933"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2" w:history="1">
        <w:r w:rsidR="001D69F4" w:rsidRPr="005A4D32">
          <w:rPr>
            <w:rStyle w:val="Hyperlink"/>
            <w:noProof/>
          </w:rPr>
          <w:t>Figure 16: Players getting sucked into a wormhole. Once they reach the center, they'll be shot out of the other corresponding wormhole on the other end, which could be anywhere else in the map.</w:t>
        </w:r>
        <w:r w:rsidR="001D69F4">
          <w:rPr>
            <w:noProof/>
            <w:webHidden/>
          </w:rPr>
          <w:tab/>
        </w:r>
        <w:r w:rsidR="001D69F4">
          <w:rPr>
            <w:noProof/>
            <w:webHidden/>
          </w:rPr>
          <w:fldChar w:fldCharType="begin"/>
        </w:r>
        <w:r w:rsidR="001D69F4">
          <w:rPr>
            <w:noProof/>
            <w:webHidden/>
          </w:rPr>
          <w:instrText xml:space="preserve"> PAGEREF _Toc479265042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78ED26F4" w14:textId="1A0DC61A"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3" w:history="1">
        <w:r w:rsidR="001D69F4" w:rsidRPr="005A4D32">
          <w:rPr>
            <w:rStyle w:val="Hyperlink"/>
            <w:noProof/>
          </w:rPr>
          <w:t>Figure 17: Stage 2- The GameMode clears out any entities within the radius of the encounter, which removes any asteroids that would be colliding with this new encounter.</w:t>
        </w:r>
        <w:r w:rsidR="001D69F4">
          <w:rPr>
            <w:noProof/>
            <w:webHidden/>
          </w:rPr>
          <w:tab/>
        </w:r>
        <w:r w:rsidR="001D69F4">
          <w:rPr>
            <w:noProof/>
            <w:webHidden/>
          </w:rPr>
          <w:fldChar w:fldCharType="begin"/>
        </w:r>
        <w:r w:rsidR="001D69F4">
          <w:rPr>
            <w:noProof/>
            <w:webHidden/>
          </w:rPr>
          <w:instrText xml:space="preserve"> PAGEREF _Toc479265043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CFC4AD6" w14:textId="5C5DEF3B"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4" w:history="1">
        <w:r w:rsidR="001D69F4" w:rsidRPr="005A4D32">
          <w:rPr>
            <w:rStyle w:val="Hyperlink"/>
            <w:noProof/>
          </w:rPr>
          <w:t>Figure 18: Stage 3- The encounter is spawned in.</w:t>
        </w:r>
        <w:r w:rsidR="001D69F4">
          <w:rPr>
            <w:noProof/>
            <w:webHidden/>
          </w:rPr>
          <w:tab/>
        </w:r>
        <w:r w:rsidR="001D69F4">
          <w:rPr>
            <w:noProof/>
            <w:webHidden/>
          </w:rPr>
          <w:fldChar w:fldCharType="begin"/>
        </w:r>
        <w:r w:rsidR="001D69F4">
          <w:rPr>
            <w:noProof/>
            <w:webHidden/>
          </w:rPr>
          <w:instrText xml:space="preserve"> PAGEREF _Toc479265044 \h </w:instrText>
        </w:r>
        <w:r w:rsidR="001D69F4">
          <w:rPr>
            <w:noProof/>
            <w:webHidden/>
          </w:rPr>
        </w:r>
        <w:r w:rsidR="001D69F4">
          <w:rPr>
            <w:noProof/>
            <w:webHidden/>
          </w:rPr>
          <w:fldChar w:fldCharType="separate"/>
        </w:r>
        <w:r w:rsidR="001D69F4">
          <w:rPr>
            <w:noProof/>
            <w:webHidden/>
          </w:rPr>
          <w:t>8</w:t>
        </w:r>
        <w:r w:rsidR="001D69F4">
          <w:rPr>
            <w:noProof/>
            <w:webHidden/>
          </w:rPr>
          <w:fldChar w:fldCharType="end"/>
        </w:r>
      </w:hyperlink>
    </w:p>
    <w:p w14:paraId="35CFD8AC" w14:textId="7A3D6962"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5" w:history="1">
        <w:r w:rsidR="001D69F4" w:rsidRPr="005A4D32">
          <w:rPr>
            <w:rStyle w:val="Hyperlink"/>
            <w:noProof/>
          </w:rPr>
          <w:t>Figure 19: A new encounter attempting to spawn in collides with a previous and fails. A second attempt is made that collides with no others, and succeeds.</w:t>
        </w:r>
        <w:r w:rsidR="001D69F4">
          <w:rPr>
            <w:noProof/>
            <w:webHidden/>
          </w:rPr>
          <w:tab/>
        </w:r>
        <w:r w:rsidR="001D69F4">
          <w:rPr>
            <w:noProof/>
            <w:webHidden/>
          </w:rPr>
          <w:fldChar w:fldCharType="begin"/>
        </w:r>
        <w:r w:rsidR="001D69F4">
          <w:rPr>
            <w:noProof/>
            <w:webHidden/>
          </w:rPr>
          <w:instrText xml:space="preserve"> PAGEREF _Toc479265045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1B80BAA" w14:textId="3EEBAE41"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6" w:history="1">
        <w:r w:rsidR="001D69F4" w:rsidRPr="005A4D32">
          <w:rPr>
            <w:rStyle w:val="Hyperlink"/>
            <w:noProof/>
          </w:rPr>
          <w:t>Figure 20: The potential stat growth curves for a stat. The green bars highlight the minimum and maximum power-up levels.</w:t>
        </w:r>
        <w:r w:rsidR="001D69F4">
          <w:rPr>
            <w:noProof/>
            <w:webHidden/>
          </w:rPr>
          <w:tab/>
        </w:r>
        <w:r w:rsidR="001D69F4">
          <w:rPr>
            <w:noProof/>
            <w:webHidden/>
          </w:rPr>
          <w:fldChar w:fldCharType="begin"/>
        </w:r>
        <w:r w:rsidR="001D69F4">
          <w:rPr>
            <w:noProof/>
            <w:webHidden/>
          </w:rPr>
          <w:instrText xml:space="preserve"> PAGEREF _Toc479265046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0CA42FAF" w14:textId="6D5E71D8"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7" w:history="1">
        <w:r w:rsidR="001D69F4" w:rsidRPr="005A4D32">
          <w:rPr>
            <w:rStyle w:val="Hyperlink"/>
            <w:noProof/>
          </w:rPr>
          <w:t>Figure 21: A row from the stat table that demonstrates the growth of a stat's value based on the stat's level. The formula uses the min and max value for the stat below, and interpolates across the two values to generate the growth curve.</w:t>
        </w:r>
        <w:r w:rsidR="001D69F4">
          <w:rPr>
            <w:noProof/>
            <w:webHidden/>
          </w:rPr>
          <w:tab/>
        </w:r>
        <w:r w:rsidR="001D69F4">
          <w:rPr>
            <w:noProof/>
            <w:webHidden/>
          </w:rPr>
          <w:fldChar w:fldCharType="begin"/>
        </w:r>
        <w:r w:rsidR="001D69F4">
          <w:rPr>
            <w:noProof/>
            <w:webHidden/>
          </w:rPr>
          <w:instrText xml:space="preserve"> PAGEREF _Toc479265047 \h </w:instrText>
        </w:r>
        <w:r w:rsidR="001D69F4">
          <w:rPr>
            <w:noProof/>
            <w:webHidden/>
          </w:rPr>
        </w:r>
        <w:r w:rsidR="001D69F4">
          <w:rPr>
            <w:noProof/>
            <w:webHidden/>
          </w:rPr>
          <w:fldChar w:fldCharType="separate"/>
        </w:r>
        <w:r w:rsidR="001D69F4">
          <w:rPr>
            <w:noProof/>
            <w:webHidden/>
          </w:rPr>
          <w:t>9</w:t>
        </w:r>
        <w:r w:rsidR="001D69F4">
          <w:rPr>
            <w:noProof/>
            <w:webHidden/>
          </w:rPr>
          <w:fldChar w:fldCharType="end"/>
        </w:r>
      </w:hyperlink>
    </w:p>
    <w:p w14:paraId="11C60586" w14:textId="62DDB5AB" w:rsidR="001D69F4" w:rsidRDefault="000B016E">
      <w:pPr>
        <w:pStyle w:val="TableofFigures"/>
        <w:tabs>
          <w:tab w:val="right" w:leader="dot" w:pos="5030"/>
        </w:tabs>
        <w:rPr>
          <w:rFonts w:asciiTheme="minorHAnsi" w:eastAsiaTheme="minorEastAsia" w:hAnsiTheme="minorHAnsi" w:cstheme="minorBidi"/>
          <w:noProof/>
          <w:sz w:val="22"/>
          <w:szCs w:val="22"/>
          <w:lang w:eastAsia="ja-JP"/>
        </w:rPr>
      </w:pPr>
      <w:hyperlink w:anchor="_Toc479265048" w:history="1">
        <w:r w:rsidR="001D69F4" w:rsidRPr="005A4D32">
          <w:rPr>
            <w:rStyle w:val="Hyperlink"/>
            <w:noProof/>
          </w:rPr>
          <w:t>Figure 22: A graph from the information table that show how the stats manifest in the game. This table shows how long a player with particular damage and rate of fire levels would take to defeat and be defeated by other characters, such as a vanilla character or a character with maxed-out stats.</w:t>
        </w:r>
        <w:r w:rsidR="001D69F4">
          <w:rPr>
            <w:noProof/>
            <w:webHidden/>
          </w:rPr>
          <w:tab/>
        </w:r>
        <w:r w:rsidR="001D69F4">
          <w:rPr>
            <w:noProof/>
            <w:webHidden/>
          </w:rPr>
          <w:fldChar w:fldCharType="begin"/>
        </w:r>
        <w:r w:rsidR="001D69F4">
          <w:rPr>
            <w:noProof/>
            <w:webHidden/>
          </w:rPr>
          <w:instrText xml:space="preserve"> PAGEREF _Toc479265048 \h </w:instrText>
        </w:r>
        <w:r w:rsidR="001D69F4">
          <w:rPr>
            <w:noProof/>
            <w:webHidden/>
          </w:rPr>
        </w:r>
        <w:r w:rsidR="001D69F4">
          <w:rPr>
            <w:noProof/>
            <w:webHidden/>
          </w:rPr>
          <w:fldChar w:fldCharType="separate"/>
        </w:r>
        <w:r w:rsidR="001D69F4">
          <w:rPr>
            <w:noProof/>
            <w:webHidden/>
          </w:rPr>
          <w:t>10</w:t>
        </w:r>
        <w:r w:rsidR="001D69F4">
          <w:rPr>
            <w:noProof/>
            <w:webHidden/>
          </w:rPr>
          <w:fldChar w:fldCharType="end"/>
        </w:r>
      </w:hyperlink>
    </w:p>
    <w:p w14:paraId="3D574E55" w14:textId="6236B684"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32589" w14:textId="77777777" w:rsidR="00102D1F" w:rsidRDefault="00102D1F">
      <w:r>
        <w:separator/>
      </w:r>
    </w:p>
    <w:p w14:paraId="5513A760" w14:textId="77777777" w:rsidR="00102D1F" w:rsidRDefault="00102D1F"/>
  </w:endnote>
  <w:endnote w:type="continuationSeparator" w:id="0">
    <w:p w14:paraId="66916A72" w14:textId="77777777" w:rsidR="00102D1F" w:rsidRDefault="00102D1F">
      <w:r>
        <w:continuationSeparator/>
      </w:r>
    </w:p>
    <w:p w14:paraId="73AD73A6" w14:textId="77777777" w:rsidR="00102D1F" w:rsidRDefault="00102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609FD5" w14:textId="77777777" w:rsidR="00102D1F" w:rsidRDefault="00102D1F"/>
    <w:p w14:paraId="33E08153" w14:textId="77777777" w:rsidR="00102D1F" w:rsidRDefault="00102D1F"/>
  </w:footnote>
  <w:footnote w:type="continuationSeparator" w:id="0">
    <w:p w14:paraId="6E2ACAE6" w14:textId="77777777" w:rsidR="00102D1F" w:rsidRDefault="00102D1F">
      <w:r>
        <w:continuationSeparator/>
      </w:r>
    </w:p>
    <w:p w14:paraId="7AB6D209" w14:textId="77777777" w:rsidR="00102D1F" w:rsidRDefault="00102D1F"/>
  </w:footnote>
  <w:footnote w:id="1">
    <w:p w14:paraId="6E8EA2F1" w14:textId="2CF02CFA" w:rsidR="007E2042" w:rsidRPr="00240503" w:rsidRDefault="007E2042"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7E2042" w:rsidRPr="002178B8" w:rsidRDefault="007E2042"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1F547E65" w:rsidR="007E2042" w:rsidRDefault="007E2042">
    <w:pPr>
      <w:framePr w:wrap="auto" w:vAnchor="text" w:hAnchor="margin" w:xAlign="right" w:y="1"/>
    </w:pPr>
    <w:r>
      <w:fldChar w:fldCharType="begin"/>
    </w:r>
    <w:r>
      <w:instrText xml:space="preserve">PAGE  </w:instrText>
    </w:r>
    <w:r>
      <w:fldChar w:fldCharType="separate"/>
    </w:r>
    <w:r w:rsidR="002001B7">
      <w:rPr>
        <w:noProof/>
      </w:rPr>
      <w:t>11</w:t>
    </w:r>
    <w:r>
      <w:fldChar w:fldCharType="end"/>
    </w:r>
  </w:p>
  <w:p w14:paraId="2D5740AD" w14:textId="669FCDCA" w:rsidR="007E2042" w:rsidRDefault="007E2042">
    <w:pPr>
      <w:ind w:right="360"/>
    </w:pPr>
  </w:p>
  <w:p w14:paraId="5EBD21D4" w14:textId="77777777" w:rsidR="007E2042" w:rsidRDefault="007E204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hony Cloudy">
    <w15:presenceInfo w15:providerId="Windows Live" w15:userId="cd0fe62c84058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04FD"/>
    <w:rsid w:val="000735B7"/>
    <w:rsid w:val="00081822"/>
    <w:rsid w:val="00081C31"/>
    <w:rsid w:val="000838A2"/>
    <w:rsid w:val="00085F16"/>
    <w:rsid w:val="0009119B"/>
    <w:rsid w:val="00097313"/>
    <w:rsid w:val="000A168B"/>
    <w:rsid w:val="000A431C"/>
    <w:rsid w:val="000B016E"/>
    <w:rsid w:val="000B252D"/>
    <w:rsid w:val="000B792D"/>
    <w:rsid w:val="000D2687"/>
    <w:rsid w:val="000D2BDE"/>
    <w:rsid w:val="000D370A"/>
    <w:rsid w:val="000F0D95"/>
    <w:rsid w:val="000F316B"/>
    <w:rsid w:val="000F7462"/>
    <w:rsid w:val="000F799B"/>
    <w:rsid w:val="00102D1F"/>
    <w:rsid w:val="00104BB0"/>
    <w:rsid w:val="0010649F"/>
    <w:rsid w:val="0010794E"/>
    <w:rsid w:val="0011617B"/>
    <w:rsid w:val="001265A0"/>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D69F4"/>
    <w:rsid w:val="001E0F7A"/>
    <w:rsid w:val="001E7B7A"/>
    <w:rsid w:val="001F2C29"/>
    <w:rsid w:val="001F4C5C"/>
    <w:rsid w:val="002001B7"/>
    <w:rsid w:val="002002EF"/>
    <w:rsid w:val="00204478"/>
    <w:rsid w:val="002059FC"/>
    <w:rsid w:val="002113BB"/>
    <w:rsid w:val="00214E2E"/>
    <w:rsid w:val="00216060"/>
    <w:rsid w:val="00216141"/>
    <w:rsid w:val="00217186"/>
    <w:rsid w:val="002178B8"/>
    <w:rsid w:val="0023224D"/>
    <w:rsid w:val="0023772E"/>
    <w:rsid w:val="00240503"/>
    <w:rsid w:val="002434A1"/>
    <w:rsid w:val="00243C48"/>
    <w:rsid w:val="0026275E"/>
    <w:rsid w:val="00263943"/>
    <w:rsid w:val="00267B35"/>
    <w:rsid w:val="00283F0A"/>
    <w:rsid w:val="0028588C"/>
    <w:rsid w:val="002875BB"/>
    <w:rsid w:val="00290244"/>
    <w:rsid w:val="002938D2"/>
    <w:rsid w:val="002C63B9"/>
    <w:rsid w:val="002C6C78"/>
    <w:rsid w:val="002D6CAE"/>
    <w:rsid w:val="002E3FAC"/>
    <w:rsid w:val="002F259C"/>
    <w:rsid w:val="002F7910"/>
    <w:rsid w:val="00301F7E"/>
    <w:rsid w:val="00303A1B"/>
    <w:rsid w:val="00310DD9"/>
    <w:rsid w:val="00314672"/>
    <w:rsid w:val="00315ADD"/>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C7CC5"/>
    <w:rsid w:val="003D40C6"/>
    <w:rsid w:val="003D4CAE"/>
    <w:rsid w:val="003E1786"/>
    <w:rsid w:val="003E3DF1"/>
    <w:rsid w:val="003E3F8F"/>
    <w:rsid w:val="003F1230"/>
    <w:rsid w:val="003F26BD"/>
    <w:rsid w:val="003F4188"/>
    <w:rsid w:val="003F4DBD"/>
    <w:rsid w:val="003F52AD"/>
    <w:rsid w:val="00421FD6"/>
    <w:rsid w:val="0043144F"/>
    <w:rsid w:val="00431BFA"/>
    <w:rsid w:val="004333A3"/>
    <w:rsid w:val="004338FF"/>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12F9"/>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02527"/>
    <w:rsid w:val="00620D87"/>
    <w:rsid w:val="0062114B"/>
    <w:rsid w:val="00623698"/>
    <w:rsid w:val="00625E96"/>
    <w:rsid w:val="0062652D"/>
    <w:rsid w:val="00632AD0"/>
    <w:rsid w:val="0063520D"/>
    <w:rsid w:val="00635B36"/>
    <w:rsid w:val="0063704F"/>
    <w:rsid w:val="00637A8A"/>
    <w:rsid w:val="00637ABF"/>
    <w:rsid w:val="006407A7"/>
    <w:rsid w:val="006449AA"/>
    <w:rsid w:val="00647C09"/>
    <w:rsid w:val="00647FEC"/>
    <w:rsid w:val="00651F2C"/>
    <w:rsid w:val="006522D2"/>
    <w:rsid w:val="0065377D"/>
    <w:rsid w:val="00656870"/>
    <w:rsid w:val="006572B8"/>
    <w:rsid w:val="006624C0"/>
    <w:rsid w:val="00664DAD"/>
    <w:rsid w:val="00666A8D"/>
    <w:rsid w:val="00666AEA"/>
    <w:rsid w:val="00667283"/>
    <w:rsid w:val="00676C12"/>
    <w:rsid w:val="00683028"/>
    <w:rsid w:val="00683E80"/>
    <w:rsid w:val="006878B7"/>
    <w:rsid w:val="00693D5D"/>
    <w:rsid w:val="00696C02"/>
    <w:rsid w:val="006A5284"/>
    <w:rsid w:val="006B2D58"/>
    <w:rsid w:val="006B7F03"/>
    <w:rsid w:val="006C3C3C"/>
    <w:rsid w:val="006D329B"/>
    <w:rsid w:val="006E1242"/>
    <w:rsid w:val="006F0FAC"/>
    <w:rsid w:val="006F1296"/>
    <w:rsid w:val="006F4257"/>
    <w:rsid w:val="007065B1"/>
    <w:rsid w:val="0071072F"/>
    <w:rsid w:val="007113D1"/>
    <w:rsid w:val="00715AF4"/>
    <w:rsid w:val="007168B7"/>
    <w:rsid w:val="007226D9"/>
    <w:rsid w:val="00725B45"/>
    <w:rsid w:val="007273A6"/>
    <w:rsid w:val="00735850"/>
    <w:rsid w:val="00741188"/>
    <w:rsid w:val="00742C01"/>
    <w:rsid w:val="00743E8F"/>
    <w:rsid w:val="00747D18"/>
    <w:rsid w:val="00752AD2"/>
    <w:rsid w:val="00754026"/>
    <w:rsid w:val="007548E8"/>
    <w:rsid w:val="00760A39"/>
    <w:rsid w:val="00770B1A"/>
    <w:rsid w:val="00781C92"/>
    <w:rsid w:val="0079056D"/>
    <w:rsid w:val="00794BCD"/>
    <w:rsid w:val="007A5C6D"/>
    <w:rsid w:val="007A5E48"/>
    <w:rsid w:val="007A7286"/>
    <w:rsid w:val="007B7A34"/>
    <w:rsid w:val="007C4336"/>
    <w:rsid w:val="007C5309"/>
    <w:rsid w:val="007D63E2"/>
    <w:rsid w:val="007E2042"/>
    <w:rsid w:val="007F7AA6"/>
    <w:rsid w:val="00812B1D"/>
    <w:rsid w:val="00813728"/>
    <w:rsid w:val="0081383A"/>
    <w:rsid w:val="00814A1B"/>
    <w:rsid w:val="00816629"/>
    <w:rsid w:val="00820D21"/>
    <w:rsid w:val="00822BF0"/>
    <w:rsid w:val="00823624"/>
    <w:rsid w:val="00826A63"/>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AB7"/>
    <w:rsid w:val="008D1CEB"/>
    <w:rsid w:val="008D3645"/>
    <w:rsid w:val="008D69E9"/>
    <w:rsid w:val="008E0645"/>
    <w:rsid w:val="008E4DC2"/>
    <w:rsid w:val="008E7CBA"/>
    <w:rsid w:val="008F34E6"/>
    <w:rsid w:val="008F594A"/>
    <w:rsid w:val="00904C7E"/>
    <w:rsid w:val="0090597E"/>
    <w:rsid w:val="0091035B"/>
    <w:rsid w:val="0091630B"/>
    <w:rsid w:val="009166F7"/>
    <w:rsid w:val="009261F7"/>
    <w:rsid w:val="009310DC"/>
    <w:rsid w:val="00931E75"/>
    <w:rsid w:val="00932544"/>
    <w:rsid w:val="00953C57"/>
    <w:rsid w:val="00962101"/>
    <w:rsid w:val="00962186"/>
    <w:rsid w:val="009658CF"/>
    <w:rsid w:val="00966B39"/>
    <w:rsid w:val="009738DA"/>
    <w:rsid w:val="009745F7"/>
    <w:rsid w:val="00975AF6"/>
    <w:rsid w:val="009778DD"/>
    <w:rsid w:val="0098503B"/>
    <w:rsid w:val="009A1F6E"/>
    <w:rsid w:val="009A2DC4"/>
    <w:rsid w:val="009A4C0E"/>
    <w:rsid w:val="009A6A78"/>
    <w:rsid w:val="009B07F5"/>
    <w:rsid w:val="009B1842"/>
    <w:rsid w:val="009B1ECD"/>
    <w:rsid w:val="009B2296"/>
    <w:rsid w:val="009B2C95"/>
    <w:rsid w:val="009B3DFB"/>
    <w:rsid w:val="009C4051"/>
    <w:rsid w:val="009C7D17"/>
    <w:rsid w:val="009D4AF5"/>
    <w:rsid w:val="009E2198"/>
    <w:rsid w:val="009E484E"/>
    <w:rsid w:val="009F40FB"/>
    <w:rsid w:val="00A06132"/>
    <w:rsid w:val="00A1043E"/>
    <w:rsid w:val="00A22FCB"/>
    <w:rsid w:val="00A331B2"/>
    <w:rsid w:val="00A472F1"/>
    <w:rsid w:val="00A5237D"/>
    <w:rsid w:val="00A54292"/>
    <w:rsid w:val="00A554A3"/>
    <w:rsid w:val="00A55A41"/>
    <w:rsid w:val="00A758EA"/>
    <w:rsid w:val="00A87410"/>
    <w:rsid w:val="00A95C50"/>
    <w:rsid w:val="00A961B4"/>
    <w:rsid w:val="00AA4C85"/>
    <w:rsid w:val="00AA76BB"/>
    <w:rsid w:val="00AB5D13"/>
    <w:rsid w:val="00AB79A6"/>
    <w:rsid w:val="00AC0D10"/>
    <w:rsid w:val="00AC38AD"/>
    <w:rsid w:val="00AC4850"/>
    <w:rsid w:val="00AC5427"/>
    <w:rsid w:val="00AC614B"/>
    <w:rsid w:val="00AD6AF9"/>
    <w:rsid w:val="00AF1FAF"/>
    <w:rsid w:val="00B060C6"/>
    <w:rsid w:val="00B2232A"/>
    <w:rsid w:val="00B22A83"/>
    <w:rsid w:val="00B47B5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2B9B"/>
    <w:rsid w:val="00C038AA"/>
    <w:rsid w:val="00C04449"/>
    <w:rsid w:val="00C0599A"/>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52B9"/>
    <w:rsid w:val="00C865AC"/>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245F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E744B"/>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05D6"/>
    <w:rsid w:val="00EB2E9D"/>
    <w:rsid w:val="00EB641D"/>
    <w:rsid w:val="00EB7A57"/>
    <w:rsid w:val="00EC38DB"/>
    <w:rsid w:val="00ED413E"/>
    <w:rsid w:val="00EE6FFC"/>
    <w:rsid w:val="00EF0793"/>
    <w:rsid w:val="00EF10AC"/>
    <w:rsid w:val="00EF3E72"/>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7750F"/>
    <w:rsid w:val="00F81F0A"/>
    <w:rsid w:val="00F828A7"/>
    <w:rsid w:val="00F86522"/>
    <w:rsid w:val="00F92AB0"/>
    <w:rsid w:val="00F9638B"/>
    <w:rsid w:val="00FA2301"/>
    <w:rsid w:val="00FA447F"/>
    <w:rsid w:val="00FA68DF"/>
    <w:rsid w:val="00FB0CB7"/>
    <w:rsid w:val="00FC0B19"/>
    <w:rsid w:val="00FC3CD7"/>
    <w:rsid w:val="00FC4DDF"/>
    <w:rsid w:val="00FD347F"/>
    <w:rsid w:val="00FD4996"/>
    <w:rsid w:val="00FE7632"/>
    <w:rsid w:val="00FF0EC7"/>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59E4A904-ACEA-41E4-833C-0FB5DE9EB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Pages>
  <Words>8117</Words>
  <Characters>46272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54281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7</cp:revision>
  <cp:lastPrinted>2012-08-02T18:53:00Z</cp:lastPrinted>
  <dcterms:created xsi:type="dcterms:W3CDTF">2017-04-14T18:42:00Z</dcterms:created>
  <dcterms:modified xsi:type="dcterms:W3CDTF">2017-04-15T16:56:00Z</dcterms:modified>
</cp:coreProperties>
</file>